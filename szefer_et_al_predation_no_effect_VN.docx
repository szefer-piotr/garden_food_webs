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6.jpeg" ContentType="image/jpe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comments.xml" ContentType="application/vnd.openxmlformats-officedocument.wordprocessingml.comment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andard"/>
        <w:spacing w:before="0" w:after="29"/>
        <w:rPr>
          <w:rFonts w:ascii="Times New Roman" w:hAnsi="Times New Roman" w:cs="Times New Roman"/>
          <w:b/>
          <w:b/>
          <w:bCs/>
        </w:rPr>
      </w:pPr>
      <w:r>
        <w:rPr>
          <w:rFonts w:cs="Times New Roman" w:ascii="Times New Roman" w:hAnsi="Times New Roman"/>
          <w:b/>
          <w:bCs/>
        </w:rPr>
        <w:t>Limited effects of predators and generalist herbivores on plant-herbivore interaction network in early tropical secondary forest.</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t xml:space="preserve">Piotr Szefer, Kenneth Molem, Austin Sau, Martina </w:t>
      </w:r>
      <w:commentRangeStart w:id="0"/>
      <w:r>
        <w:rPr>
          <w:rFonts w:cs="Times New Roman" w:ascii="Times New Roman" w:hAnsi="Times New Roman"/>
        </w:rPr>
        <w:t>Vasutova</w:t>
      </w:r>
      <w:r>
        <w:rPr>
          <w:rFonts w:cs="Times New Roman" w:ascii="Times New Roman" w:hAnsi="Times New Roman"/>
        </w:rPr>
      </w:r>
      <w:commentRangeEnd w:id="0"/>
      <w:r>
        <w:commentReference w:id="0"/>
      </w:r>
      <w:r>
        <w:rPr>
          <w:rFonts w:cs="Times New Roman" w:ascii="Times New Roman" w:hAnsi="Times New Roman"/>
        </w:rPr>
        <w:t xml:space="preserve">, </w:t>
      </w:r>
      <w:commentRangeStart w:id="1"/>
      <w:r>
        <w:rPr>
          <w:rFonts w:cs="Times New Roman" w:ascii="Times New Roman" w:hAnsi="Times New Roman"/>
        </w:rPr>
        <w:t xml:space="preserve">… </w:t>
      </w:r>
      <w:r>
        <w:rPr>
          <w:rFonts w:cs="Times New Roman" w:ascii="Times New Roman" w:hAnsi="Times New Roman"/>
        </w:rPr>
      </w:r>
      <w:commentRangeEnd w:id="1"/>
      <w:r>
        <w:commentReference w:id="1"/>
      </w:r>
      <w:r>
        <w:rPr>
          <w:rFonts w:cs="Times New Roman" w:ascii="Times New Roman" w:hAnsi="Times New Roman"/>
        </w:rPr>
        <w:t>&amp; Vojtech Novotny</w:t>
      </w:r>
    </w:p>
    <w:p>
      <w:pPr>
        <w:pStyle w:val="Standard"/>
        <w:spacing w:before="0" w:after="29"/>
        <w:rPr>
          <w:rFonts w:ascii="Times New Roman" w:hAnsi="Times New Roman" w:cs="Times New Roman"/>
          <w:b/>
          <w:b/>
          <w:bCs/>
        </w:rPr>
      </w:pPr>
      <w:r>
        <w:rPr>
          <w:rFonts w:cs="Times New Roman" w:ascii="Times New Roman" w:hAnsi="Times New Roman"/>
          <w:b/>
          <w:bCs/>
        </w:rPr>
      </w:r>
    </w:p>
    <w:p>
      <w:pPr>
        <w:pStyle w:val="Standard"/>
        <w:spacing w:before="0" w:after="29"/>
        <w:rPr>
          <w:rFonts w:ascii="Times New Roman" w:hAnsi="Times New Roman" w:cs="Times New Roman"/>
          <w:b/>
          <w:b/>
          <w:bCs/>
        </w:rPr>
      </w:pPr>
      <w:r>
        <w:rPr>
          <w:rFonts w:cs="Times New Roman" w:ascii="Times New Roman" w:hAnsi="Times New Roman"/>
          <w:b/>
          <w:bCs/>
        </w:rPr>
        <w:t>Abstract</w:t>
      </w:r>
    </w:p>
    <w:p>
      <w:pPr>
        <w:pStyle w:val="Standard"/>
        <w:spacing w:before="0" w:after="29"/>
        <w:jc w:val="both"/>
        <w:rPr/>
      </w:pPr>
      <w:r>
        <w:rPr>
          <w:rFonts w:cs="Times New Roman" w:ascii="Times New Roman" w:hAnsi="Times New Roman"/>
        </w:rPr>
        <w:tab/>
      </w:r>
    </w:p>
    <w:p>
      <w:pPr>
        <w:pStyle w:val="Standard"/>
        <w:spacing w:before="0" w:after="29"/>
        <w:jc w:val="both"/>
        <w:rPr/>
      </w:pPr>
      <w:r>
        <w:rPr>
          <w:rFonts w:cs="Times New Roman" w:ascii="Times New Roman" w:hAnsi="Times New Roman"/>
        </w:rPr>
        <w:t>[Trello]</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pPr>
      <w:r>
        <w:rPr>
          <w:rFonts w:cs="Times New Roman" w:ascii="Times New Roman" w:hAnsi="Times New Roman"/>
          <w:b/>
          <w:bCs/>
        </w:rPr>
        <w:t xml:space="preserve">Key words: </w:t>
      </w:r>
      <w:r>
        <w:rPr>
          <w:rFonts w:cs="Times New Roman" w:ascii="Times New Roman" w:hAnsi="Times New Roman"/>
        </w:rPr>
        <w:t>tri-trophic interactions, plant-arthropod herbivore networks, intermediate predation, succession, interaction networks, top down effects, cascading effects, tropical secondary forest.</w:t>
      </w:r>
    </w:p>
    <w:p>
      <w:pPr>
        <w:pStyle w:val="Standard"/>
        <w:spacing w:before="0" w:after="29"/>
        <w:rPr>
          <w:rFonts w:ascii="Times New Roman" w:hAnsi="Times New Roman" w:cs="Times New Roman"/>
          <w:b/>
          <w:b/>
          <w:bCs/>
        </w:rPr>
      </w:pPr>
      <w:r>
        <w:rPr>
          <w:rFonts w:cs="Times New Roman" w:ascii="Times New Roman" w:hAnsi="Times New Roman"/>
          <w:b/>
          <w:bCs/>
        </w:rPr>
      </w:r>
    </w:p>
    <w:p>
      <w:pPr>
        <w:pStyle w:val="Standard"/>
        <w:spacing w:before="0" w:after="29"/>
        <w:rPr>
          <w:rFonts w:ascii="Times New Roman" w:hAnsi="Times New Roman" w:cs="Times New Roman"/>
          <w:b/>
          <w:b/>
          <w:bCs/>
        </w:rPr>
      </w:pPr>
      <w:r>
        <w:rPr>
          <w:rFonts w:cs="Times New Roman" w:ascii="Times New Roman" w:hAnsi="Times New Roman"/>
          <w:b/>
          <w:bCs/>
        </w:rPr>
      </w:r>
      <w:r>
        <w:br w:type="page"/>
      </w:r>
    </w:p>
    <w:p>
      <w:pPr>
        <w:pStyle w:val="Standard"/>
        <w:spacing w:before="0" w:after="29"/>
        <w:rPr>
          <w:rFonts w:ascii="Times New Roman" w:hAnsi="Times New Roman" w:cs="Times New Roman"/>
          <w:b/>
          <w:b/>
          <w:bCs/>
        </w:rPr>
      </w:pPr>
      <w:r>
        <w:rPr>
          <w:rFonts w:cs="Times New Roman" w:ascii="Times New Roman" w:hAnsi="Times New Roman"/>
          <w:b/>
          <w:bCs/>
        </w:rPr>
        <w:t>Introduction</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commentRangeStart w:id="2"/>
      <w:r>
        <w:rPr>
          <w:rFonts w:cs="Times New Roman" w:ascii="Times New Roman" w:hAnsi="Times New Roman"/>
        </w:rPr>
        <w:t xml:space="preserve">The </w:t>
      </w:r>
      <w:r>
        <w:rPr>
          <w:rFonts w:cs="Times New Roman" w:ascii="Times New Roman" w:hAnsi="Times New Roman"/>
        </w:rPr>
      </w:r>
      <w:commentRangeEnd w:id="2"/>
      <w:r>
        <w:commentReference w:id="2"/>
      </w:r>
      <w:r>
        <w:rPr>
          <w:rFonts w:cs="Times New Roman" w:ascii="Times New Roman" w:hAnsi="Times New Roman"/>
        </w:rPr>
        <w:t xml:space="preserve">dynamics of species in food webs is a combined outcome of their limitation by resources (bottom-up effects), natural enemies (top-down effects of pathogens, parasites and predators), and competition.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Control mechanisms were studied for a long time, and recently suggested that top-down and bottom-up control might be a </w:t>
      </w:r>
      <w:commentRangeStart w:id="3"/>
      <w:r>
        <w:rPr>
          <w:rFonts w:cs="Times New Roman" w:ascii="Times New Roman" w:hAnsi="Times New Roman"/>
        </w:rPr>
        <w:t>false dichotomy</w:t>
      </w:r>
      <w:r>
        <w:rPr>
          <w:rFonts w:cs="Times New Roman" w:ascii="Times New Roman" w:hAnsi="Times New Roman"/>
        </w:rPr>
      </w:r>
      <w:commentRangeEnd w:id="3"/>
      <w:r>
        <w:commentReference w:id="3"/>
      </w:r>
      <w:r>
        <w:rPr>
          <w:rFonts w:cs="Times New Roman" w:ascii="Times New Roman" w:hAnsi="Times New Roman"/>
        </w:rPr>
        <w:t xml:space="preserve">. </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Predators can affect the abundance and diversity of their prey, including herbivores, and, through cascading effects, also control the composition of plant communities. […].The impact of predators depends also on the species traits of herbivores and plants. Unfortunately,, our understanding of the mechanisms governing top-down effects on insects and cascading effect on plants is limited as such effects can be evaluated only from observations over a period of time or manipulative experiments, rather than a snapshot description of a food web. </w:t>
      </w:r>
    </w:p>
    <w:p>
      <w:pPr>
        <w:pStyle w:val="Standard"/>
        <w:rPr>
          <w:rFonts w:ascii="Times New Roman" w:hAnsi="Times New Roman" w:cs="Times New Roman"/>
        </w:rPr>
      </w:pPr>
      <w:r>
        <w:rPr>
          <w:rFonts w:cs="Times New Roman" w:ascii="Times New Roman" w:hAnsi="Times New Roman"/>
        </w:rPr>
      </w:r>
    </w:p>
    <w:p>
      <w:pPr>
        <w:pStyle w:val="Standard"/>
        <w:rPr/>
      </w:pPr>
      <w:commentRangeStart w:id="4"/>
      <w:r>
        <w:rPr>
          <w:rFonts w:cs="Times New Roman" w:ascii="Times New Roman" w:hAnsi="Times New Roman"/>
        </w:rPr>
        <w:t xml:space="preserve">by </w:t>
      </w:r>
      <w:r>
        <w:rPr>
          <w:rFonts w:cs="Times New Roman" w:ascii="Times New Roman" w:hAnsi="Times New Roman"/>
        </w:rPr>
      </w:r>
      <w:commentRangeEnd w:id="4"/>
      <w:r>
        <w:commentReference w:id="4"/>
      </w:r>
      <w:r>
        <w:rPr>
          <w:rFonts w:cs="Times New Roman" w:ascii="Times New Roman" w:hAnsi="Times New Roman"/>
        </w:rPr>
        <w:t>the number of types of habitats studied, conditional of herbivore impacts on land (Jia et al., 2018). They found higher variability of effects from tropical forest (because of lower number of studies?)</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In our previous study we concluded that herbivores, but not predators, control diversity, richness and composition of vegetation during secondary rainforest succession (Szefer, Molem, Sau, &amp; Novotny, 2020). The </w:t>
      </w:r>
      <w:r>
        <w:rPr>
          <w:rFonts w:cs="Times New Roman" w:ascii="Times New Roman" w:hAnsi="Times New Roman"/>
          <w:b/>
          <w:bCs/>
        </w:rPr>
        <w:t>lack of cascading effect might indicate either the lack of top-down effects of predators on herbivores, or a  compensation by herbivores.</w:t>
      </w:r>
      <w:r>
        <w:rPr>
          <w:rFonts w:cs="Times New Roman" w:ascii="Times New Roman" w:hAnsi="Times New Roman"/>
        </w:rPr>
        <w:t xml:space="preserve"> The response by herbivores to predation pressure may depend on host specificity of predators and/or herbivores, as well as on species traits of host plants. Are specialists more affected than generalists? From my analysis I saw that with higher (I decided for now to use all plant species presented for herbivores – all species present in the experiment. To differentiate it from PDI I called it a </w:t>
      </w:r>
      <w:r>
        <w:rPr>
          <w:rFonts w:cs="Times New Roman" w:ascii="Times New Roman" w:hAnsi="Times New Roman"/>
          <w:b/>
          <w:bCs/>
        </w:rPr>
        <w:t>resource use breadth</w:t>
      </w:r>
      <w:r>
        <w:rPr>
          <w:rFonts w:cs="Times New Roman" w:ascii="Times New Roman" w:hAnsi="Times New Roman"/>
        </w:rPr>
        <w:t xml:space="preserve">) </w:t>
      </w:r>
      <w:r>
        <w:rPr>
          <w:rFonts w:cs="Times New Roman" w:ascii="Times New Roman" w:hAnsi="Times New Roman"/>
          <w:b/>
          <w:bCs/>
        </w:rPr>
        <w:t>resource use breadth</w:t>
      </w:r>
      <w:r>
        <w:rPr>
          <w:rFonts w:cs="Times New Roman" w:ascii="Times New Roman" w:hAnsi="Times New Roman"/>
        </w:rPr>
        <w:t xml:space="preserve"> (calculated on site using PDI index) there is more positive response (log ratio) to predator removal (weighted by abundance, better estimation with more individuals – how this is </w:t>
      </w:r>
      <w:r>
        <w:rPr>
          <w:rFonts w:cs="Times New Roman" w:ascii="Times New Roman" w:hAnsi="Times New Roman"/>
          <w:i/>
          <w:iCs/>
          <w:shd w:fill="FFFF00" w:val="clear"/>
        </w:rPr>
        <w:t>calculated? Total abundance? Or initial abundance</w:t>
      </w:r>
      <w:r>
        <w:rPr>
          <w:rFonts w:cs="Times New Roman" w:ascii="Times New Roman" w:hAnsi="Times New Roman"/>
        </w:rPr>
        <w:t>?). Inraguild predation and responses of herbivores may depend on their plant specificity (Bosc, Roets, Hui, &amp; Pauw, 2018). Recently proposed synthesis, tri-trophhic interaction hypothesis adds to the above mechanism by predicting some interactive effects (Mooney et al., 2010).</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color w:val="FFFFFF"/>
          <w:sz w:val="24"/>
          <w:szCs w:val="22"/>
          <w:highlight w:val="darkRed"/>
        </w:rPr>
        <w:t>[VN]</w:t>
      </w:r>
      <w:r>
        <w:rPr>
          <w:rFonts w:cs="Times New Roman" w:ascii="Times New Roman" w:hAnsi="Times New Roman"/>
          <w:sz w:val="24"/>
          <w:szCs w:val="22"/>
        </w:rPr>
        <w:t xml:space="preserve"> </w:t>
      </w:r>
      <w:r>
        <w:rPr>
          <w:rFonts w:cs="Times New Roman" w:ascii="Times New Roman" w:hAnsi="Times New Roman"/>
        </w:rPr>
        <w:t xml:space="preserve">What herbivores are doing? Are they controlled by plants? Especially during </w:t>
      </w:r>
      <w:commentRangeStart w:id="5"/>
      <w:r>
        <w:rPr>
          <w:rFonts w:cs="Times New Roman" w:ascii="Times New Roman" w:hAnsi="Times New Roman"/>
        </w:rPr>
        <w:t>rapid early succession</w:t>
      </w:r>
      <w:r>
        <w:rPr>
          <w:rFonts w:cs="Times New Roman" w:ascii="Times New Roman" w:hAnsi="Times New Roman"/>
        </w:rPr>
      </w:r>
      <w:commentRangeEnd w:id="5"/>
      <w:r>
        <w:commentReference w:id="5"/>
      </w:r>
      <w:r>
        <w:rPr>
          <w:rFonts w:cs="Times New Roman" w:ascii="Times New Roman" w:hAnsi="Times New Roman"/>
        </w:rPr>
        <w:t xml:space="preserve">? </w:t>
      </w:r>
    </w:p>
    <w:p>
      <w:pPr>
        <w:pStyle w:val="Standard"/>
        <w:rPr>
          <w:rFonts w:ascii="Times New Roman" w:hAnsi="Times New Roman" w:cs="Times New Roman"/>
        </w:rPr>
      </w:pPr>
      <w:r>
        <w:rPr>
          <w:rFonts w:cs="Times New Roman" w:ascii="Times New Roman" w:hAnsi="Times New Roman"/>
        </w:rPr>
      </w:r>
    </w:p>
    <w:p>
      <w:pPr>
        <w:pStyle w:val="Standard"/>
        <w:rPr>
          <w:strike/>
        </w:rPr>
      </w:pPr>
      <w:r>
        <w:rPr>
          <w:rFonts w:cs="Times New Roman" w:ascii="Times New Roman" w:hAnsi="Times New Roman"/>
          <w:strike/>
        </w:rPr>
        <w:t xml:space="preserve">The initial succession of rainforest vegetation tends to be dominated of highly specialized pioneer life-history strategy, characterized by high production and dispersal of small seeds capable of surviving in a soil seed bank, and seedlings and saplings maximizing their growth rate at the expense of anti-herbivore defences and their life-span (ref). It has been assumed that early successional vegetation is structured primarily by competition among plants. This vegetation often suffers high rates of herbivory, but it was though that they were compensated by rapid growth in resource-rich environment (ref). Our study has shown that herbivores, but not their predators, did impact the species richness and composition of successional vegetation (Szefer et al. 2020). Here we examine the impact of predators on herbivore communities and the mechanisms that lead to the lack of their effects on the vegetation.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strike/>
        </w:rPr>
      </w:pPr>
      <w:r>
        <w:rPr>
          <w:rFonts w:cs="Times New Roman" w:ascii="Times New Roman" w:hAnsi="Times New Roman"/>
          <w:strike/>
        </w:rPr>
      </w:r>
    </w:p>
    <w:p>
      <w:pPr>
        <w:pStyle w:val="Standard"/>
        <w:rPr>
          <w:rFonts w:ascii="Times New Roman" w:hAnsi="Times New Roman" w:cs="Times New Roman"/>
        </w:rPr>
      </w:pPr>
      <w:r>
        <w:rPr>
          <w:rFonts w:cs="Times New Roman" w:ascii="Times New Roman" w:hAnsi="Times New Roman"/>
          <w:strike/>
          <w:color w:val="FFFFFF"/>
          <w:sz w:val="24"/>
          <w:szCs w:val="22"/>
          <w:highlight w:val="darkRed"/>
        </w:rPr>
        <w:t>[VN]</w:t>
      </w:r>
      <w:r>
        <w:rPr>
          <w:rFonts w:cs="Times New Roman" w:ascii="Times New Roman" w:hAnsi="Times New Roman"/>
          <w:strike/>
          <w:sz w:val="24"/>
          <w:szCs w:val="22"/>
        </w:rPr>
        <w:t xml:space="preserve"> </w:t>
      </w:r>
      <w:r>
        <w:rPr>
          <w:rFonts w:cs="Times New Roman" w:ascii="Times New Roman" w:hAnsi="Times New Roman"/>
          <w:strike/>
        </w:rPr>
        <w:t xml:space="preserve">The succession theory postulates that </w:t>
      </w:r>
      <w:r>
        <w:rPr>
          <w:rFonts w:cs="Times New Roman" w:ascii="Times New Roman" w:hAnsi="Times New Roman"/>
          <w:b/>
          <w:bCs/>
          <w:strike/>
        </w:rPr>
        <w:t>herbivore communities are limited by dispersal to unpredictable and ephemeral resources, rather than competition</w:t>
      </w:r>
      <w:r>
        <w:rPr>
          <w:rFonts w:cs="Times New Roman" w:ascii="Times New Roman" w:hAnsi="Times New Roman"/>
          <w:strike/>
        </w:rPr>
        <w:t xml:space="preserve"> (ref). This is particularly true for initial succession stages dominated by herbaceous, often annual plants, with herbivores characterized by broad host ranges, high dispersal ability and short generation times (</w:t>
      </w:r>
      <w:commentRangeStart w:id="6"/>
      <w:r>
        <w:rPr>
          <w:rFonts w:cs="Times New Roman" w:ascii="Times New Roman" w:hAnsi="Times New Roman"/>
          <w:strike/>
        </w:rPr>
        <w:t xml:space="preserve">Novotny </w:t>
      </w:r>
      <w:r>
        <w:rPr>
          <w:rFonts w:cs="Times New Roman" w:ascii="Times New Roman" w:hAnsi="Times New Roman"/>
          <w:strike/>
        </w:rPr>
      </w:r>
      <w:commentRangeEnd w:id="6"/>
      <w:r>
        <w:commentReference w:id="6"/>
      </w:r>
      <w:r>
        <w:rPr>
          <w:rFonts w:cs="Times New Roman" w:ascii="Times New Roman" w:hAnsi="Times New Roman"/>
          <w:strike/>
        </w:rPr>
        <w:t xml:space="preserve">1994, 1995). The </w:t>
      </w:r>
      <w:r>
        <w:rPr>
          <w:rFonts w:cs="Times New Roman" w:ascii="Times New Roman" w:hAnsi="Times New Roman"/>
          <w:b/>
          <w:bCs/>
          <w:strike/>
        </w:rPr>
        <w:t>secondary rainforest vegetation represents a more permanent resource relative to the generation times of insect herbivores (</w:t>
      </w:r>
      <w:commentRangeStart w:id="7"/>
      <w:r>
        <w:rPr>
          <w:rFonts w:cs="Times New Roman" w:ascii="Times New Roman" w:hAnsi="Times New Roman"/>
          <w:b/>
          <w:bCs/>
          <w:strike/>
        </w:rPr>
        <w:t xml:space="preserve">Leps </w:t>
      </w:r>
      <w:r>
        <w:rPr>
          <w:rFonts w:cs="Times New Roman" w:ascii="Times New Roman" w:hAnsi="Times New Roman"/>
          <w:b/>
          <w:bCs/>
          <w:strike/>
        </w:rPr>
      </w:r>
      <w:commentRangeEnd w:id="7"/>
      <w:r>
        <w:commentReference w:id="7"/>
      </w:r>
      <w:r>
        <w:rPr>
          <w:rFonts w:cs="Times New Roman" w:ascii="Times New Roman" w:hAnsi="Times New Roman"/>
          <w:b/>
          <w:bCs/>
          <w:strike/>
        </w:rPr>
        <w:t>et al. 2001)</w:t>
      </w:r>
      <w:r>
        <w:rPr>
          <w:rFonts w:cs="Times New Roman" w:ascii="Times New Roman" w:hAnsi="Times New Roman"/>
          <w:strike/>
        </w:rPr>
        <w:t xml:space="preserve">. This higher apparency (sensu Herms &amp; Mattson 1992) </w:t>
      </w:r>
      <w:r>
        <w:rPr>
          <w:rFonts w:cs="Times New Roman" w:ascii="Times New Roman" w:hAnsi="Times New Roman"/>
          <w:b/>
          <w:bCs/>
          <w:strike/>
        </w:rPr>
        <w:t>opens thus opportunities for competition that however have not been examined in tropical herbivores</w:t>
      </w:r>
      <w:r>
        <w:rPr>
          <w:rFonts w:cs="Times New Roman" w:ascii="Times New Roman" w:hAnsi="Times New Roman"/>
          <w:strike/>
        </w:rPr>
        <w:t xml:space="preserv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color w:val="FFFFFF"/>
          <w:sz w:val="24"/>
          <w:szCs w:val="22"/>
          <w:highlight w:val="darkRed"/>
        </w:rPr>
        <w:t>[VN]</w:t>
      </w:r>
      <w:r>
        <w:rPr>
          <w:rFonts w:cs="Times New Roman" w:ascii="Times New Roman" w:hAnsi="Times New Roman"/>
          <w:sz w:val="24"/>
          <w:szCs w:val="22"/>
        </w:rPr>
        <w:t xml:space="preserve"> </w:t>
      </w:r>
      <w:r>
        <w:rPr>
          <w:rFonts w:cs="Times New Roman" w:ascii="Times New Roman" w:hAnsi="Times New Roman"/>
        </w:rPr>
        <w:t>Herbivore species forming early successional communities on tropical forest vegetation are not predominately generalist as their counterparts on Temperate zone herbaceous vegetation (Leps et al 2001, Redmond et al 2019, Novotny 1994). However, there is a minority of broadly generalist species present in rainforest herbivore communities. In theory, these species have a large proportion of local vegetation available to them as food resource, but they rarely become dominant in herbivore communities in terms of abundance or biomass. Both on individual plant species and vegetation overall, specialists tend to dominate these herbivore communities (</w:t>
      </w:r>
      <w:commentRangeStart w:id="8"/>
      <w:r>
        <w:rPr>
          <w:rFonts w:cs="Times New Roman" w:ascii="Times New Roman" w:hAnsi="Times New Roman"/>
        </w:rPr>
        <w:t xml:space="preserve">Novotny </w:t>
      </w:r>
      <w:r>
        <w:rPr>
          <w:rFonts w:cs="Times New Roman" w:ascii="Times New Roman" w:hAnsi="Times New Roman"/>
        </w:rPr>
      </w:r>
      <w:commentRangeEnd w:id="8"/>
      <w:r>
        <w:commentReference w:id="8"/>
      </w:r>
      <w:r>
        <w:rPr>
          <w:rFonts w:cs="Times New Roman" w:ascii="Times New Roman" w:hAnsi="Times New Roman"/>
        </w:rPr>
        <w:t xml:space="preserve">et al. 2002, 2004). </w:t>
      </w:r>
      <w:r>
        <w:rPr>
          <w:rFonts w:cs="Times New Roman" w:ascii="Times New Roman" w:hAnsi="Times New Roman"/>
          <w:b/>
          <w:bCs/>
        </w:rPr>
        <w:t>It is possible that generalist species are less well adapted to each particular host plant species, unable to compete with specialist herbivores, or more vulnerable to predators than specialists feeding on the same plant</w:t>
      </w:r>
      <w:r>
        <w:rPr>
          <w:rFonts w:cs="Times New Roman" w:ascii="Times New Roman" w:hAnsi="Times New Roman"/>
        </w:rPr>
        <w:t xml:space="preserve"> (</w:t>
      </w:r>
      <w:r>
        <w:rPr>
          <w:rFonts w:cs="Times New Roman" w:ascii="Times New Roman" w:hAnsi="Times New Roman"/>
          <w:b/>
          <w:bCs/>
        </w:rPr>
        <w:t>Bernays</w:t>
      </w:r>
      <w:r>
        <w:rPr>
          <w:rFonts w:cs="Times New Roman" w:ascii="Times New Roman" w:hAnsi="Times New Roman"/>
        </w:rPr>
        <w:t xml:space="preserve"> xxx).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lang w:val="cs-CZ"/>
        </w:rPr>
      </w:pPr>
      <w:r>
        <w:rPr>
          <w:rFonts w:cs="Times New Roman" w:ascii="Times New Roman" w:hAnsi="Times New Roman"/>
        </w:rPr>
        <w:t xml:space="preserve">Here we examine this problem by introducing a particularly generalist herbivore species </w:t>
      </w:r>
      <w:r>
        <w:rPr>
          <w:rFonts w:cs="Times New Roman" w:ascii="Times New Roman" w:hAnsi="Times New Roman"/>
          <w:b/>
          <w:bCs/>
        </w:rPr>
        <w:t>at the densities likely to introduce or increase inter-specific competition between herbivore species</w:t>
      </w:r>
      <w:r>
        <w:rPr>
          <w:rFonts w:cs="Times New Roman" w:ascii="Times New Roman" w:hAnsi="Times New Roman"/>
        </w:rPr>
        <w:t xml:space="preserve">. </w:t>
      </w:r>
    </w:p>
    <w:p>
      <w:pPr>
        <w:pStyle w:val="Standard"/>
        <w:rPr>
          <w:rFonts w:ascii="Times New Roman" w:hAnsi="Times New Roman" w:cs="Times New Roman"/>
          <w:lang w:val="cs-CZ"/>
        </w:rPr>
      </w:pPr>
      <w:r>
        <w:rPr>
          <w:rFonts w:cs="Times New Roman" w:ascii="Times New Roman" w:hAnsi="Times New Roman"/>
          <w:lang w:val="cs-CZ"/>
        </w:rPr>
      </w:r>
    </w:p>
    <w:p>
      <w:pPr>
        <w:pStyle w:val="Standard"/>
        <w:rPr>
          <w:rFonts w:ascii="Times New Roman" w:hAnsi="Times New Roman" w:cs="Times New Roman"/>
        </w:rPr>
      </w:pPr>
      <w:r>
        <w:rPr>
          <w:rFonts w:cs="Times New Roman" w:ascii="Times New Roman" w:hAnsi="Times New Roman"/>
        </w:rPr>
        <w:t xml:space="preserve">We expect that </w:t>
      </w:r>
      <w:commentRangeStart w:id="9"/>
      <w:r>
        <w:rPr>
          <w:rFonts w:cs="Times New Roman" w:ascii="Times New Roman" w:hAnsi="Times New Roman"/>
        </w:rPr>
        <w:t xml:space="preserve">modularity might increase in interaction networks </w:t>
      </w:r>
      <w:r>
        <w:rPr>
          <w:rFonts w:cs="Times New Roman" w:ascii="Times New Roman" w:hAnsi="Times New Roman"/>
        </w:rPr>
      </w:r>
      <w:commentRangeEnd w:id="9"/>
      <w:r>
        <w:commentReference w:id="9"/>
      </w:r>
      <w:r>
        <w:rPr>
          <w:rFonts w:cs="Times New Roman" w:ascii="Times New Roman" w:hAnsi="Times New Roman"/>
        </w:rPr>
        <w:t>(Augustyn, Anderson, &amp; Ellis, 2016).</w:t>
      </w:r>
      <w:r>
        <w:rPr/>
        <w:t xml:space="preserve"> “how herbivores affect dominance hierarchies between plant species is scarce, more preferred species in the feeding experiments were those that increased in cover after herbivore exclusion in the field, whereas less preferred ones decreased” (Kempel et al., 2015). little is known how generalists affect plant community composition and herbivore community itself. “In communities deficient in intermediate predators (low values of ln[IP:H+]), vertebrate insectivores had relatively weak effects on intermediate predators, herbivores and plan</w:t>
      </w:r>
      <w:bookmarkStart w:id="0" w:name="xref-fig-2-2"/>
      <w:bookmarkEnd w:id="0"/>
      <w:r>
        <w:rPr/>
        <w:t>ts (</w:t>
      </w:r>
      <w:r>
        <w:fldChar w:fldCharType="begin"/>
      </w:r>
      <w:r>
        <w:rPr>
          <w:rStyle w:val="ListLabel1"/>
        </w:rPr>
        <w:instrText> HYPERLINK "https://www.pnas.org/content/107/16/7335.long?utm_source=TrendMD&amp;utm_medium=cpc&amp;utm_campaign=Proc_Natl_Acad_Sci_U_S_A_TrendMD_0" \l "F2"</w:instrText>
      </w:r>
      <w:r>
        <w:rPr>
          <w:rStyle w:val="ListLabel1"/>
        </w:rPr>
        <w:fldChar w:fldCharType="separate"/>
      </w:r>
      <w:r>
        <w:rPr>
          <w:rStyle w:val="ListLabel1"/>
        </w:rPr>
        <w:t>Fig. 2</w:t>
      </w:r>
      <w:r>
        <w:rPr>
          <w:rStyle w:val="ListLabel1"/>
        </w:rPr>
        <w:fldChar w:fldCharType="end"/>
      </w:r>
      <w:r>
        <w:rPr/>
        <w:t xml:space="preserve"> and </w:t>
      </w:r>
      <w:hyperlink r:id="rId2">
        <w:r>
          <w:rPr>
            <w:rStyle w:val="ListLabel1"/>
          </w:rPr>
          <w:t>Table S4</w:t>
        </w:r>
      </w:hyperlink>
      <w:r>
        <w:rPr/>
        <w:t xml:space="preserve">). In contrast, in communities with a high relative abundance of </w:t>
      </w:r>
      <w:commentRangeStart w:id="10"/>
      <w:r>
        <w:rPr/>
        <w:t xml:space="preserve">intermediate predators </w:t>
      </w:r>
      <w:r>
        <w:rPr/>
      </w:r>
      <w:commentRangeEnd w:id="10"/>
      <w:r>
        <w:commentReference w:id="10"/>
      </w:r>
      <w:r>
        <w:rPr/>
        <w:t xml:space="preserve">(high values of ln[IP:H+]) trophic cascades were strong, with strong negative effects of vertebrate insectivores on both intermediate predators and herbivores and strong positive effects on plants”(Mooney et al., 2010). </w:t>
      </w:r>
      <w:r>
        <w:rPr>
          <w:rFonts w:cs="Times New Roman" w:ascii="Times New Roman" w:hAnsi="Times New Roman"/>
        </w:rPr>
        <w:t xml:space="preserve">3. </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color w:val="FFFFFF"/>
          <w:sz w:val="24"/>
          <w:szCs w:val="22"/>
          <w:highlight w:val="darkRed"/>
        </w:rPr>
        <w:t>[VN]</w:t>
      </w:r>
      <w:r>
        <w:rPr>
          <w:rFonts w:cs="Times New Roman" w:ascii="Times New Roman" w:hAnsi="Times New Roman"/>
          <w:sz w:val="24"/>
          <w:szCs w:val="22"/>
        </w:rPr>
        <w:t xml:space="preserve"> </w:t>
      </w:r>
      <w:r>
        <w:rPr>
          <w:rFonts w:cs="Times New Roman" w:ascii="Times New Roman" w:hAnsi="Times New Roman"/>
        </w:rPr>
        <w:t xml:space="preserve">Here we </w:t>
      </w:r>
      <w:r>
        <w:rPr>
          <w:rFonts w:cs="Times New Roman" w:ascii="Times New Roman" w:hAnsi="Times New Roman"/>
          <w:b/>
          <w:bCs/>
        </w:rPr>
        <w:t xml:space="preserve">manipulate the vertebrate predators (birds and bats) and examine their effects on arthropod intermediate </w:t>
      </w:r>
      <w:commentRangeStart w:id="11"/>
      <w:r>
        <w:rPr>
          <w:rFonts w:cs="Times New Roman" w:ascii="Times New Roman" w:hAnsi="Times New Roman"/>
          <w:b/>
          <w:bCs/>
        </w:rPr>
        <w:t>show that in lowland tropical forest</w:t>
      </w:r>
      <w:r>
        <w:rPr>
          <w:rFonts w:cs="Times New Roman" w:ascii="Times New Roman" w:hAnsi="Times New Roman"/>
        </w:rPr>
        <w:t>, top down and cascading effects of key vertebrate predators are limited both in strength and in scope</w:t>
      </w:r>
      <w:r>
        <w:rPr>
          <w:rFonts w:cs="Times New Roman" w:ascii="Times New Roman" w:hAnsi="Times New Roman"/>
        </w:rPr>
      </w:r>
      <w:commentRangeEnd w:id="11"/>
      <w:r>
        <w:commentReference w:id="11"/>
      </w:r>
      <w:r>
        <w:rPr>
          <w:rFonts w:cs="Times New Roman" w:ascii="Times New Roman" w:hAnsi="Times New Roman"/>
        </w:rPr>
        <w:t xml:space="preserve">. Interestingly, we still </w:t>
      </w:r>
      <w:r>
        <w:rPr>
          <w:rFonts w:cs="Times New Roman" w:ascii="Times New Roman" w:hAnsi="Times New Roman"/>
          <w:b/>
          <w:bCs/>
        </w:rPr>
        <w:t>do not know whether tropical insect herbivore communities partition niches tightly, or is there a room for some more species</w:t>
      </w:r>
      <w:r>
        <w:rPr>
          <w:rFonts w:cs="Times New Roman" w:ascii="Times New Roman" w:hAnsi="Times New Roman"/>
        </w:rPr>
        <w:t>. If yes, then we could conclude that they are limited… Possible effect of generalists on food web structure was hypothesized but never tested.</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color w:val="FFFFFF"/>
          <w:sz w:val="24"/>
          <w:szCs w:val="22"/>
          <w:highlight w:val="darkRed"/>
        </w:rPr>
        <w:t>[VN]</w:t>
      </w:r>
      <w:r>
        <w:rPr>
          <w:rFonts w:cs="Times New Roman" w:ascii="Times New Roman" w:hAnsi="Times New Roman"/>
          <w:sz w:val="24"/>
          <w:szCs w:val="22"/>
        </w:rPr>
        <w:t xml:space="preserve"> </w:t>
      </w:r>
      <w:r>
        <w:rPr>
          <w:rFonts w:cs="Times New Roman" w:ascii="Times New Roman" w:hAnsi="Times New Roman"/>
        </w:rPr>
        <w:t xml:space="preserve">With some simplification, we can consider vertebrate predators as top and insect predators as intermediate, with potentially important effects of intra-guild predation by vertebrate on arthropod predators, and also with a potential for compensation between these two groups of predators. In particular, </w:t>
      </w:r>
      <w:r>
        <w:rPr>
          <w:rFonts w:cs="Times New Roman" w:ascii="Times New Roman" w:hAnsi="Times New Roman"/>
          <w:b/>
          <w:bCs/>
        </w:rPr>
        <w:t>intermediate arthropod predators, with their short generation time in the tropics, should be able to respond quickly to changes in the abundance of vertebrates</w:t>
      </w:r>
      <w:r>
        <w:rPr>
          <w:rFonts w:cs="Times New Roman" w:ascii="Times New Roman" w:hAnsi="Times New Roman"/>
        </w:rPr>
        <w:t xml:space="preserve">.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In both primary and secondary tropical forests plant-herbivore interaction networks are highly specialized and vary greatly in space (Redmond et al., 2019), which suggests that interaction networks are structured by general rules of community assembly, and less by </w:t>
      </w:r>
      <w:commentRangeStart w:id="12"/>
      <w:r>
        <w:rPr>
          <w:rFonts w:cs="Times New Roman" w:ascii="Times New Roman" w:hAnsi="Times New Roman"/>
        </w:rPr>
        <w:t>classic successional processes</w:t>
      </w:r>
      <w:r>
        <w:rPr>
          <w:rFonts w:cs="Times New Roman" w:ascii="Times New Roman" w:hAnsi="Times New Roman"/>
        </w:rPr>
      </w:r>
      <w:commentRangeEnd w:id="12"/>
      <w:r>
        <w:commentReference w:id="12"/>
      </w:r>
      <w:r>
        <w:rPr>
          <w:rFonts w:cs="Times New Roman" w:ascii="Times New Roman" w:hAnsi="Times New Roman"/>
        </w:rPr>
        <w:t>, which result in increase in complexity. Despite that their structural properties are preserved throughout space […] and time (Villa-Galaviz, Boege, &amp; del-Val, 2012). . But see (Martins, Medina, Lewinsohn, &amp; Almeida‐Neto, 2020). It has been sugested (Martins et al., 2020) that structural stability of plant-herbivore network may be caused by replacing species with similar functional roles in the network or because interaction probability are given by species’ relative abundances.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My </w:t>
      </w:r>
      <w:commentRangeStart w:id="13"/>
      <w:r>
        <w:rPr>
          <w:rFonts w:cs="Times New Roman" w:ascii="Times New Roman" w:hAnsi="Times New Roman"/>
        </w:rPr>
        <w:t>hypothesis</w:t>
      </w:r>
      <w:r>
        <w:rPr>
          <w:rFonts w:cs="Times New Roman" w:ascii="Times New Roman" w:hAnsi="Times New Roman"/>
        </w:rPr>
      </w:r>
      <w:commentRangeEnd w:id="13"/>
      <w:r>
        <w:commentReference w:id="13"/>
      </w:r>
      <w:r>
        <w:rPr>
          <w:rFonts w:cs="Times New Roman" w:ascii="Times New Roman" w:hAnsi="Times New Roman"/>
        </w:rPr>
        <w:t>:</w:t>
      </w:r>
    </w:p>
    <w:p>
      <w:pPr>
        <w:pStyle w:val="Standard"/>
        <w:rPr/>
      </w:pPr>
      <w:r>
        <w:rPr>
          <w:rFonts w:cs="Times New Roman" w:ascii="Times New Roman" w:hAnsi="Times New Roman"/>
        </w:rPr>
        <w:t xml:space="preserve">There is constant </w:t>
      </w:r>
      <w:commentRangeStart w:id="14"/>
      <w:r>
        <w:rPr>
          <w:rFonts w:cs="Times New Roman" w:ascii="Times New Roman" w:hAnsi="Times New Roman"/>
        </w:rPr>
        <w:t>influx of herbivorous insects from the surrounding primary forest</w:t>
      </w:r>
      <w:r>
        <w:rPr>
          <w:rFonts w:cs="Times New Roman" w:ascii="Times New Roman" w:hAnsi="Times New Roman"/>
        </w:rPr>
      </w:r>
      <w:commentRangeEnd w:id="14"/>
      <w:r>
        <w:commentReference w:id="14"/>
      </w:r>
      <w:r>
        <w:rPr>
          <w:rFonts w:cs="Times New Roman" w:ascii="Times New Roman" w:hAnsi="Times New Roman"/>
        </w:rPr>
        <w:t>. Because of stronger defenses of primary tropical forest species, herbivores are restricted more by their ability to digest and assimilate plant tissues.</w:t>
      </w:r>
    </w:p>
    <w:p>
      <w:pPr>
        <w:pStyle w:val="Standard"/>
        <w:rPr>
          <w:rFonts w:ascii="Times New Roman" w:hAnsi="Times New Roman" w:cs="Times New Roman"/>
        </w:rPr>
      </w:pPr>
      <w:r>
        <w:rPr>
          <w:rFonts w:cs="Times New Roman" w:ascii="Times New Roman" w:hAnsi="Times New Roman"/>
        </w:rPr>
        <w:t xml:space="preserve">In gaps </w:t>
      </w:r>
      <w:commentRangeStart w:id="15"/>
      <w:r>
        <w:rPr>
          <w:rFonts w:cs="Times New Roman" w:ascii="Times New Roman" w:hAnsi="Times New Roman"/>
          <w:b/>
          <w:bCs/>
        </w:rPr>
        <w:t>plant identity doesn’t matter much</w:t>
      </w:r>
      <w:r>
        <w:rPr>
          <w:rFonts w:cs="Times New Roman" w:ascii="Times New Roman" w:hAnsi="Times New Roman"/>
          <w:b/>
          <w:bCs/>
        </w:rPr>
      </w:r>
      <w:commentRangeEnd w:id="15"/>
      <w:r>
        <w:commentReference w:id="15"/>
      </w:r>
      <w:r>
        <w:rPr>
          <w:rFonts w:cs="Times New Roman" w:ascii="Times New Roman" w:hAnsi="Times New Roman"/>
        </w:rPr>
        <w:t xml:space="preserve">, because of low variability in plant quality, and low fidelity of herbivores to these species. (i.e. they all can be easily consumed by any herbivore). </w:t>
      </w:r>
      <w:r>
        <w:rPr>
          <w:rFonts w:cs="Times New Roman" w:ascii="Times New Roman" w:hAnsi="Times New Roman"/>
          <w:b/>
          <w:bCs/>
        </w:rPr>
        <w:t>[</w:t>
      </w:r>
      <w:commentRangeStart w:id="16"/>
      <w:r>
        <w:rPr>
          <w:rFonts w:cs="Times New Roman" w:ascii="Times New Roman" w:hAnsi="Times New Roman"/>
          <w:b/>
          <w:bCs/>
        </w:rPr>
        <w:t>Why then herbivores are not thriving in gaps</w:t>
      </w:r>
      <w:r>
        <w:rPr>
          <w:rFonts w:cs="Times New Roman" w:ascii="Times New Roman" w:hAnsi="Times New Roman"/>
          <w:b/>
          <w:bCs/>
        </w:rPr>
      </w:r>
      <w:commentRangeEnd w:id="16"/>
      <w:r>
        <w:commentReference w:id="16"/>
      </w:r>
      <w:r>
        <w:rPr>
          <w:rFonts w:cs="Times New Roman" w:ascii="Times New Roman" w:hAnsi="Times New Roman"/>
          <w:b/>
          <w:bCs/>
        </w:rPr>
        <w:t>??? Maybe they are not as nutritious as they are thought?]</w:t>
      </w:r>
      <w:r>
        <w:rPr>
          <w:rFonts w:cs="Times New Roman" w:ascii="Times New Roman" w:hAnsi="Times New Roman"/>
        </w:rPr>
        <w:t xml:space="preserve"> Herbivory loads would be dependent on plant biomass, passive capturing of interactions based on plant “apparency”. New thing here is our test of community packing. Herbivores seems to be limited by their own ability to consume food, or maybe by the </w:t>
      </w:r>
      <w:commentRangeStart w:id="17"/>
      <w:r>
        <w:rPr>
          <w:rFonts w:cs="Times New Roman" w:ascii="Times New Roman" w:hAnsi="Times New Roman"/>
        </w:rPr>
        <w:t>available young leaves, which might be only food for generalist</w:t>
      </w:r>
      <w:r>
        <w:rPr>
          <w:rFonts w:cs="Times New Roman" w:ascii="Times New Roman" w:hAnsi="Times New Roman"/>
        </w:rPr>
      </w:r>
      <w:commentRangeEnd w:id="17"/>
      <w:r>
        <w:commentReference w:id="17"/>
      </w:r>
      <w:r>
        <w:rPr>
          <w:rFonts w:cs="Times New Roman" w:ascii="Times New Roman" w:hAnsi="Times New Roman"/>
        </w:rPr>
        <w:t>. Plants might be then limited by their resources (is that true for early secondary vegetation? Probably resources are abundant). Moreover</w:t>
      </w:r>
    </w:p>
    <w:p>
      <w:pPr>
        <w:pStyle w:val="Standard"/>
        <w:rPr>
          <w:rFonts w:ascii="Times New Roman" w:hAnsi="Times New Roman" w:cs="Times New Roman"/>
        </w:rPr>
      </w:pPr>
      <w:r>
        <w:rPr>
          <w:rFonts w:cs="Times New Roman" w:ascii="Times New Roman" w:hAnsi="Times New Roman"/>
        </w:rPr>
      </w:r>
    </w:p>
    <w:p>
      <w:pPr>
        <w:pStyle w:val="Annotationtext"/>
        <w:rPr>
          <w:strike/>
        </w:rPr>
      </w:pPr>
      <w:r>
        <w:rPr>
          <w:strike/>
          <w:color w:val="FFFFFF"/>
          <w:sz w:val="24"/>
          <w:szCs w:val="22"/>
          <w:highlight w:val="darkRed"/>
        </w:rPr>
        <w:t>[VN]</w:t>
      </w:r>
      <w:r>
        <w:rPr>
          <w:strike/>
          <w:sz w:val="24"/>
          <w:szCs w:val="22"/>
        </w:rPr>
        <w:t xml:space="preserve"> I would propose standard not very innovative hypotheses – going with the </w:t>
      </w:r>
      <w:r>
        <w:rPr>
          <w:b/>
          <w:bCs/>
          <w:strike/>
          <w:sz w:val="24"/>
          <w:szCs w:val="22"/>
        </w:rPr>
        <w:t>standard top-down control by vertebrate predators decreases abundance of herbivores, and also (due to competition) abundance of IP predators</w:t>
      </w:r>
      <w:r>
        <w:rPr>
          <w:strike/>
          <w:sz w:val="24"/>
          <w:szCs w:val="22"/>
        </w:rPr>
        <w:t xml:space="preserve">. The more interesting question is the </w:t>
      </w:r>
      <w:r>
        <w:rPr>
          <w:b/>
          <w:bCs/>
          <w:strike/>
          <w:sz w:val="24"/>
          <w:szCs w:val="22"/>
        </w:rPr>
        <w:t>effect on diversity of herbivores (and IP predators):</w:t>
      </w:r>
      <w:r>
        <w:rPr>
          <w:strike/>
          <w:sz w:val="24"/>
          <w:szCs w:val="22"/>
        </w:rPr>
        <w:t xml:space="preserve"> </w:t>
      </w:r>
    </w:p>
    <w:p>
      <w:pPr>
        <w:pStyle w:val="Annotationtext"/>
        <w:rPr>
          <w:strike/>
        </w:rPr>
      </w:pPr>
      <w:r>
        <w:rPr>
          <w:strike/>
          <w:sz w:val="24"/>
          <w:szCs w:val="22"/>
        </w:rPr>
        <w:t xml:space="preserve">A) </w:t>
      </w:r>
      <w:r>
        <w:rPr>
          <w:b/>
          <w:bCs/>
          <w:strike/>
          <w:sz w:val="24"/>
          <w:szCs w:val="22"/>
        </w:rPr>
        <w:t>decreased abundance of herbivores leads to decreased species richness (diversity-abundance relationship),</w:t>
      </w:r>
      <w:r>
        <w:rPr>
          <w:strike/>
          <w:sz w:val="24"/>
          <w:szCs w:val="22"/>
        </w:rPr>
        <w:t xml:space="preserve"> </w:t>
      </w:r>
    </w:p>
    <w:p>
      <w:pPr>
        <w:pStyle w:val="Annotationtext"/>
        <w:rPr>
          <w:strike/>
        </w:rPr>
      </w:pPr>
      <w:r>
        <w:rPr>
          <w:strike/>
          <w:sz w:val="24"/>
          <w:szCs w:val="22"/>
        </w:rPr>
        <w:t xml:space="preserve">B) predators focus on </w:t>
      </w:r>
      <w:r>
        <w:rPr>
          <w:b/>
          <w:bCs/>
          <w:strike/>
          <w:sz w:val="24"/>
          <w:szCs w:val="22"/>
        </w:rPr>
        <w:t xml:space="preserve">more common herbivores </w:t>
      </w:r>
      <w:r>
        <w:rPr>
          <w:b w:val="false"/>
          <w:bCs w:val="false"/>
          <w:strike/>
          <w:sz w:val="24"/>
          <w:szCs w:val="22"/>
        </w:rPr>
        <w:t>and</w:t>
      </w:r>
      <w:r>
        <w:rPr>
          <w:b/>
          <w:bCs/>
          <w:strike/>
          <w:sz w:val="24"/>
          <w:szCs w:val="22"/>
        </w:rPr>
        <w:t xml:space="preserve"> absolute increase herbivore diversity by J-C effect</w:t>
      </w:r>
      <w:r>
        <w:rPr>
          <w:strike/>
          <w:sz w:val="24"/>
          <w:szCs w:val="22"/>
        </w:rPr>
        <w:t xml:space="preserve"> (assuming there is competition in herbivore communities so that decline in dominant species frees space for additional species), or </w:t>
      </w:r>
    </w:p>
    <w:p>
      <w:pPr>
        <w:pStyle w:val="Annotationtext"/>
        <w:rPr>
          <w:sz w:val="24"/>
          <w:szCs w:val="22"/>
        </w:rPr>
      </w:pPr>
      <w:r>
        <w:rPr>
          <w:strike/>
          <w:sz w:val="24"/>
          <w:szCs w:val="22"/>
        </w:rPr>
        <w:t xml:space="preserve">C) </w:t>
      </w:r>
      <w:r>
        <w:rPr>
          <w:b/>
          <w:bCs/>
          <w:strike/>
          <w:sz w:val="24"/>
          <w:szCs w:val="22"/>
        </w:rPr>
        <w:t>no additional species, but lower abundance</w:t>
      </w:r>
      <w:r>
        <w:rPr>
          <w:strike/>
          <w:sz w:val="24"/>
          <w:szCs w:val="22"/>
        </w:rPr>
        <w:t xml:space="preserve"> especially of common herbivore species means an increase in diversity indices (also IP predators)</w:t>
      </w:r>
    </w:p>
    <w:p>
      <w:pPr>
        <w:pStyle w:val="Annotationtext"/>
        <w:rPr>
          <w:strike/>
          <w:sz w:val="24"/>
          <w:szCs w:val="22"/>
        </w:rPr>
      </w:pPr>
      <w:r>
        <w:rPr>
          <w:strike/>
          <w:sz w:val="24"/>
          <w:szCs w:val="22"/>
        </w:rPr>
      </w:r>
    </w:p>
    <w:p>
      <w:pPr>
        <w:pStyle w:val="Annotationtext"/>
        <w:rPr>
          <w:sz w:val="24"/>
          <w:szCs w:val="22"/>
        </w:rPr>
      </w:pPr>
      <w:r>
        <w:rPr>
          <w:strike/>
          <w:color w:val="FFFFFF"/>
          <w:sz w:val="24"/>
          <w:szCs w:val="22"/>
          <w:highlight w:val="darkRed"/>
        </w:rPr>
        <w:t>[VN]</w:t>
      </w:r>
      <w:r>
        <w:rPr>
          <w:strike/>
          <w:sz w:val="24"/>
          <w:szCs w:val="22"/>
        </w:rPr>
        <w:t xml:space="preserve"> Alternately it i</w:t>
      </w:r>
      <w:r>
        <w:rPr>
          <w:b/>
          <w:bCs/>
          <w:strike/>
          <w:sz w:val="24"/>
          <w:szCs w:val="22"/>
        </w:rPr>
        <w:t>s possible to postulate that no effect of predators on herbivores is expected</w:t>
      </w:r>
      <w:r>
        <w:rPr>
          <w:strike/>
          <w:sz w:val="24"/>
          <w:szCs w:val="22"/>
        </w:rPr>
        <w:t xml:space="preserve">, because herbivores </w:t>
      </w:r>
      <w:r>
        <w:rPr>
          <w:b/>
          <w:bCs/>
          <w:strike/>
          <w:sz w:val="24"/>
          <w:szCs w:val="22"/>
        </w:rPr>
        <w:t>compensate for predation</w:t>
      </w:r>
      <w:r>
        <w:rPr>
          <w:strike/>
          <w:sz w:val="24"/>
          <w:szCs w:val="22"/>
        </w:rPr>
        <w:t xml:space="preserve"> (either by local breeding or immigration) – this however assumes some degree of competition by herbivores (otherwise the high local breeding or immigration would happen even without mortality due to predation). The same for IP predators.</w:t>
      </w:r>
    </w:p>
    <w:p>
      <w:pPr>
        <w:pStyle w:val="Annotationtext"/>
        <w:rPr>
          <w:strike/>
          <w:sz w:val="24"/>
          <w:szCs w:val="22"/>
        </w:rPr>
      </w:pPr>
      <w:r>
        <w:rPr>
          <w:strike/>
          <w:sz w:val="24"/>
          <w:szCs w:val="22"/>
        </w:rPr>
      </w:r>
    </w:p>
    <w:p>
      <w:pPr>
        <w:pStyle w:val="Annotationtext"/>
        <w:rPr>
          <w:strike/>
        </w:rPr>
      </w:pPr>
      <w:r>
        <w:rPr>
          <w:strike/>
          <w:color w:val="FFFFFF"/>
          <w:sz w:val="24"/>
          <w:szCs w:val="22"/>
          <w:highlight w:val="darkRed"/>
        </w:rPr>
        <w:t>[VN]</w:t>
      </w:r>
      <w:r>
        <w:rPr>
          <w:strike/>
          <w:sz w:val="24"/>
          <w:szCs w:val="22"/>
        </w:rPr>
        <w:t xml:space="preserve"> We also need </w:t>
      </w:r>
      <w:r>
        <w:rPr>
          <w:b/>
          <w:bCs/>
          <w:strike/>
          <w:sz w:val="24"/>
          <w:szCs w:val="22"/>
        </w:rPr>
        <w:t>hypotheses for adding generalist herbivores</w:t>
      </w:r>
      <w:r>
        <w:rPr>
          <w:strike/>
          <w:sz w:val="24"/>
          <w:szCs w:val="22"/>
        </w:rPr>
        <w:t xml:space="preserve"> – there they are expected to reduce other herbivores either by direct competition or via </w:t>
      </w:r>
      <w:r>
        <w:rPr>
          <w:b/>
          <w:bCs/>
          <w:strike/>
          <w:sz w:val="24"/>
          <w:szCs w:val="22"/>
        </w:rPr>
        <w:t>decline in food quality</w:t>
      </w:r>
      <w:r>
        <w:rPr>
          <w:strike/>
          <w:sz w:val="24"/>
          <w:szCs w:val="22"/>
        </w:rPr>
        <w:t xml:space="preserve"> since the </w:t>
      </w:r>
      <w:r>
        <w:rPr>
          <w:b/>
          <w:bCs/>
          <w:strike/>
          <w:sz w:val="24"/>
          <w:szCs w:val="22"/>
        </w:rPr>
        <w:t>plants suffering higher herbivory will invest more in induced defenses</w:t>
      </w:r>
      <w:r>
        <w:rPr>
          <w:strike/>
          <w:sz w:val="24"/>
          <w:szCs w:val="22"/>
        </w:rPr>
        <w:t xml:space="preserve">; the lack of effect would indicate lack of competition or compensation (by higher growth) by plants. The effect on herbivore diversity – </w:t>
      </w:r>
      <w:r>
        <w:rPr>
          <w:b/>
          <w:bCs/>
          <w:strike/>
          <w:sz w:val="24"/>
          <w:szCs w:val="22"/>
        </w:rPr>
        <w:t>decrease in species diversity connected with decrease in abundance of herbivores</w:t>
      </w:r>
      <w:r>
        <w:rPr>
          <w:strike/>
          <w:sz w:val="24"/>
          <w:szCs w:val="22"/>
        </w:rPr>
        <w:t xml:space="preserve">. Here unlike with predators that may </w:t>
      </w:r>
      <w:r>
        <w:rPr>
          <w:b/>
          <w:bCs/>
          <w:strike/>
          <w:sz w:val="24"/>
          <w:szCs w:val="22"/>
        </w:rPr>
        <w:t>disproportionately focus on common prey</w:t>
      </w:r>
      <w:r>
        <w:rPr>
          <w:strike/>
          <w:sz w:val="24"/>
          <w:szCs w:val="22"/>
        </w:rPr>
        <w:t xml:space="preserve"> the effects of generalist herbivore on others is not supposed to be density-dependent; instead it may be higher/lower on certain plant species as </w:t>
      </w:r>
      <w:r>
        <w:rPr>
          <w:b/>
          <w:bCs/>
          <w:strike/>
          <w:sz w:val="24"/>
          <w:szCs w:val="22"/>
        </w:rPr>
        <w:t>Oribius is not perfectly generalist.</w:t>
      </w:r>
    </w:p>
    <w:p>
      <w:pPr>
        <w:pStyle w:val="Annotationtext"/>
        <w:rPr>
          <w:strike/>
        </w:rPr>
      </w:pPr>
      <w:r>
        <w:rPr>
          <w:strike/>
        </w:rPr>
      </w:r>
    </w:p>
    <w:p>
      <w:pPr>
        <w:pStyle w:val="Standard"/>
        <w:rPr/>
      </w:pPr>
      <w:r>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rPr>
      </w:pPr>
      <w:r>
        <w:rPr>
          <w:rFonts w:cs="Times New Roman" w:ascii="Times New Roman" w:hAnsi="Times New Roman"/>
        </w:rPr>
      </w:r>
    </w:p>
    <w:p>
      <w:pPr>
        <w:pStyle w:val="Textbody1"/>
        <w:spacing w:lineRule="auto" w:line="240" w:before="0" w:after="0"/>
        <w:rPr>
          <w:rFonts w:ascii="Times New Roman" w:hAnsi="Times New Roman" w:cs="Times New Roman"/>
          <w:b/>
          <w:b/>
          <w:bCs/>
          <w:lang w:val="en-GB"/>
        </w:rPr>
      </w:pPr>
      <w:r>
        <w:rPr>
          <w:rFonts w:cs="Times New Roman" w:ascii="Times New Roman" w:hAnsi="Times New Roman"/>
          <w:b/>
          <w:bCs/>
          <w:lang w:val="en-GB"/>
        </w:rPr>
        <w:t>Materials and methods</w:t>
      </w:r>
    </w:p>
    <w:p>
      <w:pPr>
        <w:pStyle w:val="Textbody1"/>
        <w:spacing w:lineRule="auto" w:line="240" w:before="0" w:after="0"/>
        <w:rPr>
          <w:rFonts w:ascii="Times New Roman" w:hAnsi="Times New Roman" w:cs="Times New Roman"/>
          <w:i/>
          <w:i/>
          <w:iCs/>
          <w:lang w:val="en-GB"/>
        </w:rPr>
      </w:pPr>
      <w:bookmarkStart w:id="1" w:name="study-sites"/>
      <w:bookmarkEnd w:id="1"/>
      <w:r>
        <w:rPr>
          <w:rFonts w:cs="Times New Roman" w:ascii="Times New Roman" w:hAnsi="Times New Roman"/>
          <w:i/>
          <w:iCs/>
          <w:lang w:val="en-GB"/>
        </w:rPr>
        <w:t>Study sites</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The experiment was conducted in the tropical rainforest surrounding Wanang village (145°5′32″E, 5°14′26″S) located in the Wanang Conservation Area in the Ramu River basin, Madang Province, Papua New Guinea. The climate in the region is humid, with a mild dry season from July to September. Annual rainfall averages ~3500 mm and the mean annual temperature is 26°C (McAlpine, Keig, &amp; Falls 1983). The study was conducted in abandoned food gardens created during slash-and-burn subsistence agriculture within the primary forest matrix. Old gardens can be considered a promising model system for manipulating biotic factors during succession. They are created by clearing patches of primary (and sometimes secondary) forest, usually larger than the average size of a canopy gap (Arihafa &amp; Mack, 2013). After clearance, felled trees are burned to fertilize the soil, gardens are planted with mixed crops, and after a few harvests (typically after three years) they are abandoned and left for spontaneous forest regeneration. Old gardens have open canopies and mostly undisturbed seed banks from the surrounding forest, which is required for initiation of secondary growth. The lack of tillage and the lack of pesticide or fertilizer use during cultivation make soil properties and microbial biomass practically indistinguishable from those in naturally created forest gaps (Kukla et al., 2019). Usually the structure of regenerating forests resembles that of the nearby natural forest tree gaps (Richards, Walsh, Baillie, &amp; Greig-Smith, 1996), suggesting a natural course of regeneration. Besides increased nutrient availability, gardens should not differ from primary forest gaps in soil conditions and seed bank composition (Kukla et al., 2019). In particular, variation in seed rain is expected to be small among gardens enclosed within the primary forest matrix, which should allow for a natural course of regeneration (Chazdon, 2003; 2014). Abandoned food gardens in a primary rainforest matrix thus represent an excellent study system for experimentation with secondary succession, enabling a high degree of control over the initial soil and environmental conditions among replicated experimental sites.</w:t>
      </w:r>
    </w:p>
    <w:p>
      <w:pPr>
        <w:pStyle w:val="Textbody1"/>
        <w:spacing w:lineRule="auto" w:line="240" w:before="0" w:after="0"/>
        <w:rPr>
          <w:rFonts w:ascii="Times New Roman" w:hAnsi="Times New Roman" w:cs="Times New Roman"/>
          <w:i/>
          <w:i/>
          <w:iCs/>
          <w:lang w:val="en-GB"/>
        </w:rPr>
      </w:pPr>
      <w:bookmarkStart w:id="2" w:name="experimental-design"/>
      <w:bookmarkEnd w:id="2"/>
      <w:r>
        <w:rPr>
          <w:rFonts w:cs="Times New Roman" w:ascii="Times New Roman" w:hAnsi="Times New Roman"/>
          <w:i/>
          <w:iCs/>
          <w:lang w:val="en-GB"/>
        </w:rPr>
        <w:t>Experimental design</w:t>
      </w:r>
    </w:p>
    <w:p>
      <w:pPr>
        <w:pStyle w:val="Textbody1"/>
        <w:spacing w:lineRule="auto" w:line="240" w:before="0" w:after="0"/>
        <w:rPr/>
      </w:pPr>
      <w:r>
        <w:rPr>
          <w:rFonts w:cs="Times New Roman" w:ascii="Times New Roman" w:hAnsi="Times New Roman"/>
          <w:lang w:val="en-GB"/>
        </w:rPr>
        <w:t>Within a radius of 3 km from the village, we selected six experimental gardens (blocks) 3-5 years old, each covering an area of approximately 400 m</w:t>
      </w:r>
      <w:r>
        <w:rPr>
          <w:rFonts w:cs="Times New Roman" w:ascii="Times New Roman" w:hAnsi="Times New Roman"/>
          <w:vertAlign w:val="superscript"/>
          <w:lang w:val="en-GB"/>
        </w:rPr>
        <w:t>2</w:t>
      </w:r>
      <w:r>
        <w:rPr>
          <w:rFonts w:cs="Times New Roman" w:ascii="Times New Roman" w:hAnsi="Times New Roman"/>
          <w:lang w:val="en-GB"/>
        </w:rPr>
        <w:t>, separated by a minimal distance of 200 m. To ensure unified conditions for the initial succession within each block, we cleared all aboveground vegetation and removed all the rocks and dead wood so that bare soil covered ≥95% of each plot. We also removed, without tillage, all tree stumps and tree roots from the top 30 cm of soil to prevent re-sprouting. These preparations were shown to have little effect on the seed bank and soil conditions (Chazdon, 2014). Within each of the six blocks, six 5x5 m experimental plots were established, resulting in 36 experimental plots in total. Individual plots were separated by 1 m gaps. We also cleared 3 m wide margins around each (approximately rectangular) block to minimize the effects of the surrounding forest edge on micro-climatic conditions within the plots. A control plot and five experimental treatments were randomly assigned within each block according to a randomized design (Fig. S1, Supporting Information). The following treatments were applied continuously for 12 months:</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1. Control (C) was sprayed weekly with an appropriate amount of water to simulate application of water solution of pesticides and fungicides. In order to account for the possible effect of fencing used in I, P, H1 and H2 treatments (see below) a 50 cm high dummy plastic fence with a 10-20 cm gap left between the ground and the lower edge of the fence was built to allow easy access for crawling insects, lizards and rodents (Fig. S1 C, Supporting Information).</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2. Exclusion of pathogenic fungi (F). Contact fungicide mancozeb (12.5 g soluble powder per 5l, commercial name: Mancozeb 80%) was applied on above ground plants according to manufacturer instructions at weekly intervals in order to reduce infections by a wide range of fungal pathogens. A dummy fence was also used, as in C.</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3. Exclusion of insects (I). To achieve both systemic and non-systemic protection, we applied two types of broad-spectrum insecticides: lambda-cychalothrin (5 ml per 5l, commercial name: Thunder 0.25%) and imidacloprid (1.5ml per 5l, commercial name: Mustang 24%). Because of intensive vegetation growth, insecticide applications were repeated every week according to the manufacturer’s instructions. The plot was surrounded by a 50 cm high plastic fence that continued 20 cm below the ground. Insect glue (tanglefoot) was repeatedly applied on the top of the fence to prevent insect colonization.</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4. Exclusion of predatory ants, insectivorous birds, and bats (P). A transparent fishing net (1.5-2.0 cm mesh size) was secured over the plot to protect vegetation from foraging birds and bats. Ants, as key invertebrate predators were reduced by poisonous tuna baits (permethrin 0.5%) exposed in monthly intervals in enclosed traps. This way, the baits were accessible to ants but not to flying insects. This method resulted in a 91.2% average decrease in ant abundance from secondary forest (Klimes, Janda, Ibalim, Kua, &amp; Novotny 2011). The plot was surrounded by a plastic fence (as in treatment I) to prevent ants from re-colonizing the plot. Mesh size was chosen so that it would allow for any wind dispersed and larger seeds to fall through the netting. Additionally, every week all litter-fall potentially containing seeds and insects was collected from the top of the exclosure and randomly placed inside the experimental plot.</w:t>
      </w:r>
    </w:p>
    <w:p>
      <w:pPr>
        <w:pStyle w:val="Textbody1"/>
        <w:spacing w:lineRule="auto" w:line="240" w:before="0" w:after="0"/>
        <w:rPr/>
      </w:pPr>
      <w:r>
        <w:rPr>
          <w:rFonts w:cs="Times New Roman" w:ascii="Times New Roman" w:hAnsi="Times New Roman"/>
          <w:lang w:val="en-GB"/>
        </w:rPr>
        <w:t xml:space="preserve">5. Increased herbivory – moderate level (H1). We used locally common, highly polyphagous, and flightless </w:t>
      </w:r>
      <w:r>
        <w:rPr>
          <w:rFonts w:cs="Times New Roman" w:ascii="Times New Roman" w:hAnsi="Times New Roman"/>
          <w:i/>
          <w:iCs/>
          <w:lang w:val="en-GB"/>
        </w:rPr>
        <w:t>Oribius</w:t>
      </w:r>
      <w:r>
        <w:rPr>
          <w:rFonts w:cs="Times New Roman" w:ascii="Times New Roman" w:hAnsi="Times New Roman"/>
          <w:lang w:val="en-GB"/>
        </w:rPr>
        <w:t xml:space="preserve"> </w:t>
      </w:r>
      <w:r>
        <w:rPr>
          <w:rFonts w:cs="Times New Roman" w:ascii="Times New Roman" w:hAnsi="Times New Roman"/>
          <w:i/>
          <w:iCs/>
          <w:lang w:val="en-GB"/>
        </w:rPr>
        <w:t>sp.</w:t>
      </w:r>
      <w:r>
        <w:rPr>
          <w:rFonts w:cs="Times New Roman" w:ascii="Times New Roman" w:hAnsi="Times New Roman"/>
          <w:lang w:val="en-GB"/>
        </w:rPr>
        <w:t xml:space="preserve"> weevils to increase herbivory pressure within the plot. Weevils from this genus were previously documented from the local secondary vegetation and their wide polyphagy was established by feeding tests (Fig. S2, Supporting Information). Every two weeks, 25 weevils were collected in surrounding forest, starved for 24 hours and released into the plot to sustain their population size. Plots were additionally protected from predators with exclosures (see treatment P) and fenced off, with insect glue applied to the top of the fence to prevent weevils from dispersing to the remaining plots.</w:t>
      </w:r>
    </w:p>
    <w:p>
      <w:pPr>
        <w:pStyle w:val="Textbody1"/>
        <w:spacing w:lineRule="auto" w:line="240" w:before="0" w:after="0"/>
        <w:rPr/>
      </w:pPr>
      <w:r>
        <w:rPr>
          <w:rFonts w:cs="Times New Roman" w:ascii="Times New Roman" w:hAnsi="Times New Roman"/>
          <w:lang w:val="en-GB"/>
        </w:rPr>
        <w:t xml:space="preserve">6. Increased herbivory – high level (H2). The same treatment as above was applied, but with 125 </w:t>
      </w:r>
      <w:r>
        <w:rPr>
          <w:rFonts w:cs="Times New Roman" w:ascii="Times New Roman" w:hAnsi="Times New Roman"/>
          <w:i/>
          <w:iCs/>
          <w:lang w:val="en-GB"/>
        </w:rPr>
        <w:t>Oribius sp.</w:t>
      </w:r>
      <w:r>
        <w:rPr>
          <w:rFonts w:cs="Times New Roman" w:ascii="Times New Roman" w:hAnsi="Times New Roman"/>
          <w:lang w:val="en-GB"/>
        </w:rPr>
        <w:t xml:space="preserve"> weevils introduced every two weeks per plot.</w:t>
      </w:r>
    </w:p>
    <w:p>
      <w:pPr>
        <w:pStyle w:val="Textbody1"/>
        <w:spacing w:lineRule="auto" w:line="240" w:before="0" w:after="0"/>
        <w:rPr>
          <w:rFonts w:ascii="Times New Roman" w:hAnsi="Times New Roman" w:cs="Times New Roman"/>
          <w:lang w:val="en-GB"/>
        </w:rPr>
      </w:pPr>
      <w:r>
        <w:rPr>
          <w:rFonts w:cs="Times New Roman" w:ascii="Times New Roman" w:hAnsi="Times New Roman"/>
          <w:lang w:val="en-GB"/>
        </w:rPr>
        <w:t>Having six experimental treatments, organized in six blocks allowed us to achieve 80% of statistical power for the effect sizes of approximately 15% shift in baseline descriptor value (Appendix A.6, Supporting Information)</w:t>
      </w:r>
    </w:p>
    <w:p>
      <w:pPr>
        <w:pStyle w:val="Textbody1"/>
        <w:spacing w:lineRule="auto" w:line="240" w:before="0" w:after="0"/>
        <w:rPr>
          <w:rFonts w:ascii="Times New Roman" w:hAnsi="Times New Roman" w:cs="Times New Roman"/>
          <w:i/>
          <w:i/>
          <w:iCs/>
          <w:lang w:val="en-GB"/>
        </w:rPr>
      </w:pPr>
      <w:bookmarkStart w:id="3" w:name="sampling"/>
      <w:bookmarkEnd w:id="3"/>
      <w:r>
        <w:rPr>
          <w:rFonts w:cs="Times New Roman" w:ascii="Times New Roman" w:hAnsi="Times New Roman"/>
          <w:i/>
          <w:iCs/>
          <w:lang w:val="en-GB"/>
        </w:rPr>
        <w:t>Sampling</w:t>
      </w:r>
    </w:p>
    <w:p>
      <w:pPr>
        <w:pStyle w:val="Textbody1"/>
        <w:spacing w:lineRule="auto" w:line="240" w:before="0" w:after="0"/>
        <w:rPr/>
      </w:pPr>
      <w:r>
        <w:rPr>
          <w:rFonts w:cs="Times New Roman" w:ascii="Times New Roman" w:hAnsi="Times New Roman"/>
          <w:lang w:val="en-GB"/>
        </w:rPr>
        <w:t>After 12 months of undisturbed growth, the complete above-ground vegetation from all 36 plots was destructively sampled. In each plot, all plant species were sorted and identified to species and weighed with 1 g accuracy. During sampling all the stems with diameter at breast height (DBH) ≥1 cm were counted to evaluate woody plant abundance. Leaf area was calculated by randomly sampling leaves from the pool of all leaves for each species at a given plot until 50x50 cm area (“leaf frame”) was filled. The frame was then photographed and processed using ImageJ software (Schneider, Rasband, &amp; Eliceiri 2012). Herbivory, defined as a proportion of leaf area loss due to insect feeding, was obtained by comparing leaf area measured to the total estimated area for intact leaves. Leaf frame samples were then oven dried and weighed, and leaf dry matter content (LDMC g dry mass /g wet mass) was recorded. The specific leaf area (SLA, in cm</w:t>
      </w:r>
      <w:r>
        <w:rPr>
          <w:rFonts w:cs="Times New Roman" w:ascii="Times New Roman" w:hAnsi="Times New Roman"/>
          <w:vertAlign w:val="superscript"/>
          <w:lang w:val="en-GB"/>
        </w:rPr>
        <w:t xml:space="preserve">2 </w:t>
      </w:r>
      <w:r>
        <w:rPr>
          <w:rFonts w:cs="Times New Roman" w:ascii="Times New Roman" w:hAnsi="Times New Roman"/>
          <w:lang w:val="en-GB"/>
        </w:rPr>
        <w:t>g</w:t>
      </w:r>
      <w:r>
        <w:rPr>
          <w:rFonts w:cs="Times New Roman" w:ascii="Times New Roman" w:hAnsi="Times New Roman"/>
          <w:vertAlign w:val="superscript"/>
          <w:lang w:val="en-GB"/>
        </w:rPr>
        <w:t>-1</w:t>
      </w:r>
      <w:r>
        <w:rPr>
          <w:rFonts w:cs="Times New Roman" w:ascii="Times New Roman" w:hAnsi="Times New Roman"/>
          <w:lang w:val="en-GB"/>
        </w:rPr>
        <w:t>) was calculated as a ratio of leaf area to its dry mass. To evaluate community functional trait composition the community-weighted mean (CWM) was used for LDMC and SLA in the analysis. CWM's are average trait values where each species’ contribution is weighted by its biomass.</w:t>
      </w:r>
    </w:p>
    <w:p>
      <w:pPr>
        <w:pStyle w:val="Textbody1"/>
        <w:spacing w:lineRule="auto" w:line="240" w:before="0" w:after="0"/>
        <w:rPr/>
      </w:pPr>
      <w:r>
        <w:rPr>
          <w:rFonts w:cs="Times New Roman" w:ascii="Times New Roman" w:hAnsi="Times New Roman"/>
        </w:rPr>
        <w:t>For all herbivore species we evaluated the Paired Difference Index (PDI) based on all sites sampled during our experiment. We normalised samples for comparisons (normalized = TRUE) (Poisot, Lepennetier, Martinez, Ramsayer, &amp; Hochberg, 2011).</w:t>
      </w:r>
    </w:p>
    <w:p>
      <w:pPr>
        <w:pStyle w:val="Standard"/>
        <w:rPr>
          <w:rFonts w:ascii="Times New Roman" w:hAnsi="Times New Roman" w:cs="Times New Roman"/>
        </w:rPr>
      </w:pPr>
      <w:r>
        <w:rPr>
          <w:rFonts w:cs="Times New Roman" w:ascii="Times New Roman" w:hAnsi="Times New Roman"/>
        </w:rPr>
        <w:t>We evaluated diet switching abilities of species...</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Results</w:t>
      </w:r>
    </w:p>
    <w:p>
      <w:pPr>
        <w:pStyle w:val="Standard"/>
        <w:rPr/>
      </w:pPr>
      <w:r>
        <w:rPr>
          <w:rFonts w:cs="Times New Roman" w:ascii="Times New Roman" w:hAnsi="Times New Roman"/>
          <w:b/>
          <w:bCs/>
          <w:u w:val="single"/>
        </w:rPr>
        <w:t>A.</w:t>
      </w:r>
      <w:r>
        <w:rPr>
          <w:rFonts w:cs="Times New Roman" w:ascii="Times New Roman" w:hAnsi="Times New Roman"/>
          <w:u w:val="single"/>
        </w:rPr>
        <w:t xml:space="preserve"> </w:t>
      </w:r>
      <w:r>
        <w:rPr>
          <w:rFonts w:cs="Times New Roman" w:ascii="Times New Roman" w:hAnsi="Times New Roman"/>
          <w:b/>
          <w:bCs/>
          <w:u w:val="single"/>
        </w:rPr>
        <w:t xml:space="preserve">There is </w:t>
      </w:r>
      <w:del w:id="0" w:author="Vojtech Novotny" w:date="2020-11-14T22:48:00Z">
        <w:r>
          <w:rPr>
            <w:rFonts w:cs="Times New Roman" w:ascii="Times New Roman" w:hAnsi="Times New Roman"/>
            <w:b/>
            <w:bCs/>
            <w:u w:val="single"/>
          </w:rPr>
          <w:delText xml:space="preserve">limited </w:delText>
        </w:r>
      </w:del>
      <w:ins w:id="1" w:author="Vojtech Novotny" w:date="2020-11-14T22:48:00Z">
        <w:r>
          <w:rPr>
            <w:rFonts w:cs="Times New Roman" w:ascii="Times New Roman" w:hAnsi="Times New Roman"/>
            <w:b/>
            <w:bCs/>
            <w:u w:val="single"/>
          </w:rPr>
          <w:t xml:space="preserve">no </w:t>
        </w:r>
      </w:ins>
      <w:r>
        <w:rPr>
          <w:rFonts w:cs="Times New Roman" w:ascii="Times New Roman" w:hAnsi="Times New Roman"/>
          <w:b/>
          <w:bCs/>
          <w:u w:val="single"/>
        </w:rPr>
        <w:t xml:space="preserve">evidence for top-down control of herbivores by vertebrate predators, and </w:t>
      </w:r>
      <w:commentRangeStart w:id="18"/>
      <w:r>
        <w:rPr>
          <w:rFonts w:cs="Times New Roman" w:ascii="Times New Roman" w:hAnsi="Times New Roman"/>
          <w:b/>
          <w:bCs/>
          <w:u w:val="single"/>
        </w:rPr>
        <w:t>cascading effect on plant communities</w:t>
      </w:r>
      <w:r>
        <w:rPr>
          <w:rFonts w:cs="Times New Roman" w:ascii="Times New Roman" w:hAnsi="Times New Roman"/>
          <w:b/>
          <w:bCs/>
          <w:u w:val="single"/>
        </w:rPr>
      </w:r>
      <w:commentRangeEnd w:id="18"/>
      <w:r>
        <w:commentReference w:id="18"/>
      </w:r>
      <w:r>
        <w:rPr>
          <w:rFonts w:cs="Times New Roman" w:ascii="Times New Roman" w:hAnsi="Times New Roman"/>
          <w:b/>
          <w:bCs/>
        </w:rPr>
        <w:t>.</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drawing>
          <wp:anchor behindDoc="0" distT="0" distB="8890" distL="114300" distR="114300" simplePos="0" locked="0" layoutInCell="1" allowOverlap="1" relativeHeight="25">
            <wp:simplePos x="0" y="0"/>
            <wp:positionH relativeFrom="column">
              <wp:align>center</wp:align>
            </wp:positionH>
            <wp:positionV relativeFrom="paragraph">
              <wp:posOffset>635</wp:posOffset>
            </wp:positionV>
            <wp:extent cx="5912485" cy="3230245"/>
            <wp:effectExtent l="0" t="0" r="0" b="0"/>
            <wp:wrapSquare wrapText="bothSides"/>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rcRect l="-15" t="-28" r="-15" b="-28"/>
                    <a:stretch>
                      <a:fillRect/>
                    </a:stretch>
                  </pic:blipFill>
                  <pic:spPr bwMode="auto">
                    <a:xfrm>
                      <a:off x="0" y="0"/>
                      <a:ext cx="5912485" cy="3230245"/>
                    </a:xfrm>
                    <a:prstGeom prst="rect">
                      <a:avLst/>
                    </a:prstGeom>
                  </pic:spPr>
                </pic:pic>
              </a:graphicData>
            </a:graphic>
          </wp:anchor>
        </w:drawing>
      </w:r>
      <w:r>
        <w:rPr>
          <w:rFonts w:cs="Times New Roman" w:ascii="Times New Roman" w:hAnsi="Times New Roman"/>
          <w:b/>
          <w:bCs/>
        </w:rPr>
        <w:t>1</w:t>
      </w:r>
      <w:r>
        <w:rPr>
          <w:rFonts w:cs="Times New Roman" w:ascii="Times New Roman" w:hAnsi="Times New Roman"/>
          <w:b/>
          <w:bCs/>
        </w:rPr>
        <w:t xml:space="preserve">. </w:t>
      </w:r>
      <w:commentRangeStart w:id="19"/>
      <w:r>
        <w:rPr>
          <w:rFonts w:cs="Times New Roman" w:ascii="Times New Roman" w:hAnsi="Times New Roman"/>
          <w:b/>
          <w:bCs/>
        </w:rPr>
        <w:t>Plot</w:t>
      </w:r>
      <w:r>
        <w:rPr>
          <w:rFonts w:cs="Times New Roman" w:ascii="Times New Roman" w:hAnsi="Times New Roman"/>
          <w:b/>
          <w:bCs/>
        </w:rPr>
      </w:r>
      <w:commentRangeEnd w:id="19"/>
      <w:r>
        <w:commentReference w:id="19"/>
      </w:r>
      <w:r>
        <w:rPr>
          <w:rFonts w:cs="Times New Roman" w:ascii="Times New Roman" w:hAnsi="Times New Roman"/>
          <w:b/>
          <w:bCs/>
        </w:rPr>
        <w:t>: Comparison of abundance, diversity, richness of IP, Herb, [</w:t>
      </w:r>
      <w:commentRangeStart w:id="20"/>
      <w:r>
        <w:rPr>
          <w:rFonts w:cs="Times New Roman" w:ascii="Times New Roman" w:hAnsi="Times New Roman"/>
          <w:b/>
          <w:bCs/>
        </w:rPr>
        <w:t>and plants?</w:t>
      </w:r>
      <w:r>
        <w:rPr>
          <w:rFonts w:cs="Times New Roman" w:ascii="Times New Roman" w:hAnsi="Times New Roman"/>
          <w:b/>
          <w:bCs/>
        </w:rPr>
      </w:r>
      <w:commentRangeEnd w:id="20"/>
      <w:r>
        <w:commentReference w:id="20"/>
      </w:r>
      <w:r>
        <w:rPr>
          <w:rFonts w:cs="Times New Roman" w:ascii="Times New Roman" w:hAnsi="Times New Roman"/>
          <w:b/>
          <w:bCs/>
        </w:rPr>
        <w:t>] in C,P,W125,I (?)(</w:t>
      </w:r>
      <w:commentRangeStart w:id="21"/>
      <w:r>
        <w:rPr>
          <w:rFonts w:cs="Times New Roman" w:ascii="Times New Roman" w:hAnsi="Times New Roman"/>
          <w:b/>
          <w:bCs/>
        </w:rPr>
        <w:t>with all pairwise differences tested</w:t>
      </w:r>
      <w:r>
        <w:rPr>
          <w:rFonts w:cs="Times New Roman" w:ascii="Times New Roman" w:hAnsi="Times New Roman"/>
          <w:b/>
          <w:bCs/>
        </w:rPr>
      </w:r>
      <w:commentRangeEnd w:id="21"/>
      <w:r>
        <w:commentReference w:id="21"/>
      </w:r>
      <w:r>
        <w:rPr>
          <w:rFonts w:cs="Times New Roman" w:ascii="Times New Roman" w:hAnsi="Times New Roman"/>
          <w:b/>
          <w:bCs/>
        </w:rPr>
        <w:t xml:space="preserve">!) [should I add also the same graph for </w:t>
      </w:r>
      <w:commentRangeStart w:id="22"/>
      <w:r>
        <w:rPr>
          <w:rFonts w:cs="Times New Roman" w:ascii="Times New Roman" w:hAnsi="Times New Roman"/>
          <w:b/>
          <w:bCs/>
        </w:rPr>
        <w:t>plants</w:t>
      </w:r>
      <w:r>
        <w:rPr>
          <w:rFonts w:cs="Times New Roman" w:ascii="Times New Roman" w:hAnsi="Times New Roman"/>
          <w:b/>
          <w:bCs/>
        </w:rPr>
      </w:r>
      <w:commentRangeEnd w:id="22"/>
      <w:r>
        <w:commentReference w:id="22"/>
      </w:r>
      <w:r>
        <w:rPr>
          <w:rFonts w:cs="Times New Roman" w:ascii="Times New Roman" w:hAnsi="Times New Roman"/>
          <w:b/>
          <w:bCs/>
        </w:rPr>
        <w:t xml:space="preserve">? Wouldn’t that repeat the results from our previous </w:t>
      </w:r>
      <w:commentRangeStart w:id="23"/>
      <w:r>
        <w:rPr>
          <w:rFonts w:cs="Times New Roman" w:ascii="Times New Roman" w:hAnsi="Times New Roman"/>
          <w:b/>
          <w:bCs/>
        </w:rPr>
        <w:t>paper</w:t>
      </w:r>
      <w:r>
        <w:rPr>
          <w:rFonts w:cs="Times New Roman" w:ascii="Times New Roman" w:hAnsi="Times New Roman"/>
          <w:b/>
          <w:bCs/>
        </w:rPr>
      </w:r>
      <w:commentRangeEnd w:id="23"/>
      <w:r>
        <w:commentReference w:id="23"/>
      </w:r>
      <w:r>
        <w:rPr>
          <w:rFonts w:cs="Times New Roman" w:ascii="Times New Roman" w:hAnsi="Times New Roman"/>
          <w:b/>
          <w:bCs/>
        </w:rPr>
        <w:t>?]</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rPr>
      </w:pPr>
      <w:r>
        <w:rPr>
          <w:rFonts w:cs="Times New Roman" w:ascii="Times New Roman" w:hAnsi="Times New Roman"/>
        </w:rPr>
        <w:t>We didn’t find difference in abundance, biomass, and community composition of herbivores, intermediate predators nor plants in exclosure plots– [evidence for a lack of effect]:</w:t>
      </w:r>
    </w:p>
    <w:p>
      <w:pPr>
        <w:pStyle w:val="Standard"/>
        <w:rPr>
          <w:rFonts w:ascii="Times New Roman" w:hAnsi="Times New Roman" w:cs="Times New Roman"/>
        </w:rPr>
      </w:pPr>
      <w:r>
        <w:rPr>
          <w:rFonts w:cs="Times New Roman" w:ascii="Times New Roman" w:hAnsi="Times New Roman"/>
        </w:rPr>
        <w:t>Herbivores, which are controlled by predators, should have lower abundance in control plots (negative log of C/P ratio).</w:t>
      </w:r>
    </w:p>
    <w:p>
      <w:pPr>
        <w:pStyle w:val="Standard"/>
        <w:rPr/>
      </w:pPr>
      <w:r>
        <w:rPr>
          <w:rFonts w:cs="Times New Roman" w:ascii="Times New Roman" w:hAnsi="Times New Roman"/>
        </w:rPr>
        <w:t xml:space="preserve">Looking at community composition the there was no significant difference between control and predator plot. Using </w:t>
      </w:r>
      <w:r>
        <w:rPr>
          <w:rFonts w:cs="Times New Roman" w:ascii="Times New Roman" w:hAnsi="Times New Roman"/>
          <w:shd w:fill="FFF200" w:val="clear"/>
        </w:rPr>
        <w:t>Control, Predator, Weevil 25 and Weevil 125</w:t>
      </w:r>
      <w:r>
        <w:rPr>
          <w:rFonts w:cs="Times New Roman" w:ascii="Times New Roman" w:hAnsi="Times New Roman"/>
        </w:rPr>
        <w:t xml:space="preserve"> we found that for the plant community (no treatment significant), that the conditioned variance was relatively high, nearly as high as unconstrained variance. This suggests that there was </w:t>
      </w:r>
      <w:r>
        <w:rPr>
          <w:rFonts w:cs="Times New Roman" w:ascii="Times New Roman" w:hAnsi="Times New Roman"/>
          <w:shd w:fill="FFF200" w:val="clear"/>
        </w:rPr>
        <w:t xml:space="preserve">high </w:t>
      </w:r>
      <w:commentRangeStart w:id="24"/>
      <w:r>
        <w:rPr>
          <w:rFonts w:cs="Times New Roman" w:ascii="Times New Roman" w:hAnsi="Times New Roman"/>
          <w:shd w:fill="FFF200" w:val="clear"/>
        </w:rPr>
        <w:t xml:space="preserve">variability </w:t>
      </w:r>
      <w:r>
        <w:rPr>
          <w:rFonts w:cs="Times New Roman" w:ascii="Times New Roman" w:hAnsi="Times New Roman"/>
          <w:shd w:fill="FFF200" w:val="clear"/>
        </w:rPr>
      </w:r>
      <w:commentRangeEnd w:id="24"/>
      <w:r>
        <w:commentReference w:id="24"/>
      </w:r>
      <w:r>
        <w:rPr>
          <w:rFonts w:cs="Times New Roman" w:ascii="Times New Roman" w:hAnsi="Times New Roman"/>
          <w:shd w:fill="FFF200" w:val="clear"/>
        </w:rPr>
        <w:t>between sites</w:t>
      </w:r>
      <w:r>
        <w:rPr>
          <w:rFonts w:cs="Times New Roman" w:ascii="Times New Roman" w:hAnsi="Times New Roman"/>
        </w:rPr>
        <w:t>, that was partially explained by their location, and treatments had little effect on vegetation.</w:t>
      </w:r>
    </w:p>
    <w:p>
      <w:pPr>
        <w:pStyle w:val="PreformattedText"/>
        <w:rPr/>
      </w:pPr>
      <w:bookmarkStart w:id="4" w:name="rstudio_console_output1"/>
      <w:bookmarkEnd w:id="4"/>
      <w:r>
        <w:rPr>
          <w:rFonts w:eastAsia="DejaVu Sans Mono" w:cs="DejaVu Sans Mono" w:ascii="DejaVu Sans Mono" w:hAnsi="DejaVu Sans Mono"/>
        </w:rPr>
        <w:t xml:space="preserve">             </w:t>
      </w:r>
      <w:r>
        <w:rPr>
          <w:rFonts w:cs="DejaVu Sans Mono" w:ascii="DejaVu Sans Mono" w:hAnsi="DejaVu Sans Mono"/>
        </w:rPr>
        <w:t>Inertia Proportion</w:t>
      </w:r>
    </w:p>
    <w:p>
      <w:pPr>
        <w:pStyle w:val="PreformattedText"/>
        <w:rPr>
          <w:rFonts w:ascii="DejaVu Sans Mono" w:hAnsi="DejaVu Sans Mono" w:cs="DejaVu Sans Mono"/>
        </w:rPr>
      </w:pPr>
      <w:r>
        <w:rPr>
          <w:rFonts w:cs="DejaVu Sans Mono" w:ascii="DejaVu Sans Mono" w:hAnsi="DejaVu Sans Mono"/>
        </w:rPr>
        <w:t>Total         0.44489     1.0000</w:t>
      </w:r>
    </w:p>
    <w:p>
      <w:pPr>
        <w:pStyle w:val="PreformattedText"/>
        <w:rPr>
          <w:rFonts w:ascii="DejaVu Sans Mono" w:hAnsi="DejaVu Sans Mono" w:cs="DejaVu Sans Mono"/>
        </w:rPr>
      </w:pPr>
      <w:r>
        <w:rPr>
          <w:rFonts w:cs="DejaVu Sans Mono" w:ascii="DejaVu Sans Mono" w:hAnsi="DejaVu Sans Mono"/>
        </w:rPr>
        <w:t>Conditioned   0.22448     0.5046</w:t>
      </w:r>
    </w:p>
    <w:p>
      <w:pPr>
        <w:pStyle w:val="PreformattedText"/>
        <w:rPr>
          <w:rFonts w:ascii="DejaVu Sans Mono" w:hAnsi="DejaVu Sans Mono" w:cs="DejaVu Sans Mono"/>
        </w:rPr>
      </w:pPr>
      <w:r>
        <w:rPr>
          <w:rFonts w:cs="DejaVu Sans Mono" w:ascii="DejaVu Sans Mono" w:hAnsi="DejaVu Sans Mono"/>
        </w:rPr>
        <w:t>Constrained   0.04089     0.0919</w:t>
      </w:r>
    </w:p>
    <w:p>
      <w:pPr>
        <w:pStyle w:val="PreformattedText"/>
        <w:rPr>
          <w:rFonts w:ascii="DejaVu Sans Mono" w:hAnsi="DejaVu Sans Mono" w:cs="DejaVu Sans Mono"/>
        </w:rPr>
      </w:pPr>
      <w:r>
        <w:rPr>
          <w:rFonts w:cs="DejaVu Sans Mono" w:ascii="DejaVu Sans Mono" w:hAnsi="DejaVu Sans Mono"/>
        </w:rPr>
        <w:t>Unconstrained 0.17953     0.4035</w:t>
      </w:r>
    </w:p>
    <w:p>
      <w:pPr>
        <w:pStyle w:val="Standard"/>
        <w:rPr>
          <w:rFonts w:ascii="Times New Roman" w:hAnsi="Times New Roman" w:cs="Times New Roman"/>
          <w:b/>
          <w:b/>
          <w:bCs/>
        </w:rPr>
      </w:pPr>
      <w:r>
        <w:rPr>
          <w:rFonts w:cs="Times New Roman" w:ascii="Times New Roman" w:hAnsi="Times New Roman"/>
          <w:b/>
          <w:bCs/>
        </w:rPr>
      </w:r>
    </w:p>
    <w:p>
      <w:pPr>
        <w:pStyle w:val="Standard"/>
        <w:rPr/>
      </w:pPr>
      <w:r>
        <w:rPr>
          <w:rFonts w:cs="Times New Roman" w:ascii="Times New Roman" w:hAnsi="Times New Roman"/>
        </w:rPr>
        <w:t xml:space="preserve">Because of a lack of effects of exclosure treatment in further analyses of possible top-down control we used </w:t>
      </w:r>
      <w:commentRangeStart w:id="25"/>
      <w:r>
        <w:rPr>
          <w:rFonts w:cs="Times New Roman" w:ascii="Times New Roman" w:hAnsi="Times New Roman"/>
          <w:b/>
          <w:bCs/>
        </w:rPr>
        <w:t>predator plots as our experimental controls</w:t>
      </w:r>
      <w:r>
        <w:rPr>
          <w:rFonts w:cs="Times New Roman" w:ascii="Times New Roman" w:hAnsi="Times New Roman"/>
          <w:b/>
          <w:bCs/>
        </w:rPr>
      </w:r>
      <w:commentRangeEnd w:id="25"/>
      <w:r>
        <w:commentReference w:id="25"/>
      </w:r>
      <w:r>
        <w:rPr>
          <w:rFonts w:cs="Times New Roman" w:ascii="Times New Roman" w:hAnsi="Times New Roman"/>
        </w:rPr>
        <w:t>, because of the presence of exclosure, that might have some side effects on herbivore and invertebrate communities.</w:t>
      </w:r>
    </w:p>
    <w:p>
      <w:pPr>
        <w:pStyle w:val="Standard"/>
        <w:rPr/>
      </w:pPr>
      <w:r>
        <w:rPr/>
      </w:r>
    </w:p>
    <w:p>
      <w:pPr>
        <w:pStyle w:val="Standard"/>
        <w:rPr/>
      </w:pPr>
      <w:r>
        <w:rPr>
          <w:rFonts w:cs="Times New Roman" w:ascii="Times New Roman" w:hAnsi="Times New Roman"/>
          <w:b/>
          <w:bCs/>
        </w:rPr>
        <w:t xml:space="preserve">2. </w:t>
      </w:r>
      <w:commentRangeStart w:id="26"/>
      <w:r>
        <w:rPr>
          <w:rFonts w:cs="Times New Roman" w:ascii="Times New Roman" w:hAnsi="Times New Roman"/>
          <w:b/>
          <w:bCs/>
        </w:rPr>
        <w:t xml:space="preserve">Plot </w:t>
      </w:r>
      <w:r>
        <w:rPr>
          <w:rFonts w:cs="Times New Roman" w:ascii="Times New Roman" w:hAnsi="Times New Roman"/>
          <w:b/>
          <w:bCs/>
        </w:rPr>
      </w:r>
      <w:commentRangeEnd w:id="26"/>
      <w:r>
        <w:commentReference w:id="26"/>
      </w:r>
      <w:r>
        <w:rPr>
          <w:rFonts w:cs="Times New Roman" w:ascii="Times New Roman" w:hAnsi="Times New Roman"/>
          <w:b/>
          <w:bCs/>
        </w:rPr>
        <w:t xml:space="preserve">of I/C/P/W1/W2 for the insect community with pairwise comparisons between categories (plant effect removed in pRDA) </w:t>
      </w:r>
      <w:hyperlink r:id="rId4">
        <w:r>
          <w:rPr>
            <w:rStyle w:val="Internetlink"/>
            <w:rFonts w:cs="Times New Roman" w:ascii="Times New Roman" w:hAnsi="Times New Roman"/>
            <w:b/>
            <w:bCs/>
            <w:i/>
            <w:iCs/>
          </w:rPr>
          <w:t>https://rdrr.io/cran/BiodiversityR/man/multiconstrained.html</w:t>
        </w:r>
      </w:hyperlink>
    </w:p>
    <w:p>
      <w:pPr>
        <w:pStyle w:val="Standard"/>
        <w:rPr>
          <w:rFonts w:ascii="Times New Roman" w:hAnsi="Times New Roman" w:cs="Times New Roman"/>
          <w:i/>
          <w:i/>
          <w:iCs/>
        </w:rPr>
      </w:pPr>
      <w:r>
        <w:rPr>
          <w:rFonts w:cs="Times New Roman" w:ascii="Times New Roman" w:hAnsi="Times New Roman"/>
          <w:i/>
          <w:iCs/>
        </w:rPr>
        <w:t>Effect of vegetation on herbivores (and IPs?) pRDA with treatment effect (and block? → Condition(treatment + block) removed.</w:t>
      </w:r>
    </w:p>
    <w:p>
      <w:pPr>
        <w:pStyle w:val="Standard"/>
        <w:rPr>
          <w:rFonts w:ascii="Times New Roman" w:hAnsi="Times New Roman" w:cs="Times New Roman"/>
          <w:i/>
          <w:i/>
          <w:iCs/>
        </w:rPr>
      </w:pPr>
      <w:r>
        <w:rPr>
          <w:rFonts w:cs="Times New Roman" w:ascii="Times New Roman" w:hAnsi="Times New Roman"/>
          <w:i/>
          <w:iCs/>
        </w:rPr>
        <w:t>Main pPCA axes of vegtation change: PC1, PC2, PC7, PC10:</w:t>
      </w:r>
    </w:p>
    <w:p>
      <w:pPr>
        <w:pStyle w:val="Standard"/>
        <w:rPr>
          <w:rFonts w:ascii="Times New Roman" w:hAnsi="Times New Roman" w:cs="Times New Roman"/>
          <w:i/>
          <w:i/>
          <w:iCs/>
        </w:rPr>
      </w:pPr>
      <w:r>
        <w:rPr>
          <w:rFonts w:cs="Times New Roman" w:ascii="Times New Roman" w:hAnsi="Times New Roman"/>
          <w:i/>
          <w:iCs/>
        </w:rPr>
        <w:drawing>
          <wp:anchor behindDoc="0" distT="0" distB="6985" distL="114300" distR="122555" simplePos="0" locked="0" layoutInCell="1" allowOverlap="1" relativeHeight="26">
            <wp:simplePos x="0" y="0"/>
            <wp:positionH relativeFrom="column">
              <wp:posOffset>21590</wp:posOffset>
            </wp:positionH>
            <wp:positionV relativeFrom="paragraph">
              <wp:posOffset>-76200</wp:posOffset>
            </wp:positionV>
            <wp:extent cx="5912485" cy="323024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rcRect l="-6" t="-11" r="-6" b="-11"/>
                    <a:stretch>
                      <a:fillRect/>
                    </a:stretch>
                  </pic:blipFill>
                  <pic:spPr bwMode="auto">
                    <a:xfrm>
                      <a:off x="0" y="0"/>
                      <a:ext cx="5912485" cy="3230245"/>
                    </a:xfrm>
                    <a:prstGeom prst="rect">
                      <a:avLst/>
                    </a:prstGeom>
                  </pic:spPr>
                </pic:pic>
              </a:graphicData>
            </a:graphic>
          </wp:anchor>
        </w:drawing>
      </w:r>
    </w:p>
    <w:p>
      <w:pPr>
        <w:pStyle w:val="Standard"/>
        <w:rPr/>
      </w:pPr>
      <w:r>
        <w:rPr>
          <w:rFonts w:cs="Times New Roman" w:ascii="Times New Roman" w:hAnsi="Times New Roman"/>
        </w:rPr>
        <w:t xml:space="preserve">There was no effect of any pPCA axis nor IP  community descriptors (abundance, richness, biomass, diversity) on herbivorous communities based on their biomass. For herbivore </w:t>
      </w:r>
      <w:r>
        <w:rPr>
          <w:rFonts w:cs="Times New Roman" w:ascii="Times New Roman" w:hAnsi="Times New Roman"/>
          <w:b/>
          <w:bCs/>
        </w:rPr>
        <w:t>abundance</w:t>
      </w:r>
      <w:r>
        <w:rPr>
          <w:rFonts w:cs="Times New Roman" w:ascii="Times New Roman" w:hAnsi="Times New Roman"/>
        </w:rPr>
        <w:t xml:space="preserve"> I found that four pPCA axes of vegetation variability were significantly affecting herbivore community composition. These axes were used in pRDA that evaluates effect of PREDATOR, CONTROL, WEEVIL25  and WEEVIL 125 on herbivore community.</w:t>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15">
            <wp:simplePos x="0" y="0"/>
            <wp:positionH relativeFrom="column">
              <wp:align>center</wp:align>
            </wp:positionH>
            <wp:positionV relativeFrom="paragraph">
              <wp:posOffset>635</wp:posOffset>
            </wp:positionV>
            <wp:extent cx="4385945" cy="488632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4385945" cy="4886325"/>
                    </a:xfrm>
                    <a:prstGeom prst="rect">
                      <a:avLst/>
                    </a:prstGeom>
                  </pic:spPr>
                </pic:pic>
              </a:graphicData>
            </a:graphic>
          </wp:anchor>
        </w:drawing>
      </w:r>
    </w:p>
    <w:p>
      <w:pPr>
        <w:pStyle w:val="Standard"/>
        <w:rPr/>
      </w:pPr>
      <w:commentRangeStart w:id="27"/>
      <w:r>
        <w:rPr>
          <w:rFonts w:cs="Times New Roman" w:ascii="Times New Roman" w:hAnsi="Times New Roman"/>
        </w:rPr>
        <w:t xml:space="preserve">Final </w:t>
      </w:r>
      <w:r>
        <w:rPr>
          <w:rFonts w:cs="Times New Roman" w:ascii="Times New Roman" w:hAnsi="Times New Roman"/>
        </w:rPr>
      </w:r>
      <w:commentRangeEnd w:id="27"/>
      <w:r>
        <w:commentReference w:id="27"/>
      </w:r>
      <w:r>
        <w:rPr>
          <w:rFonts w:cs="Times New Roman" w:ascii="Times New Roman" w:hAnsi="Times New Roman"/>
        </w:rPr>
        <w:t xml:space="preserve">pRDA: There was </w:t>
      </w:r>
      <w:r>
        <w:rPr>
          <w:rFonts w:cs="Times New Roman" w:ascii="Times New Roman" w:hAnsi="Times New Roman"/>
          <w:b/>
          <w:bCs/>
        </w:rPr>
        <w:t>no difference between control plot and predator plot</w:t>
      </w:r>
      <w:r>
        <w:rPr>
          <w:rFonts w:cs="Times New Roman" w:ascii="Times New Roman" w:hAnsi="Times New Roman"/>
        </w:rPr>
        <w:t xml:space="preserve">. However </w:t>
      </w:r>
      <w:r>
        <w:rPr>
          <w:rFonts w:cs="Times New Roman" w:ascii="Times New Roman" w:hAnsi="Times New Roman"/>
          <w:b/>
          <w:bCs/>
        </w:rPr>
        <w:t xml:space="preserve">both levels of herbivore additions resulted in </w:t>
      </w:r>
      <w:r>
        <w:rPr>
          <w:rFonts w:cs="Times New Roman" w:ascii="Times New Roman" w:hAnsi="Times New Roman"/>
          <w:b/>
          <w:bCs/>
          <w:shd w:fill="FFF200" w:val="clear"/>
        </w:rPr>
        <w:t>change in herbivore community composition [characterized by reduction of abundnance of most of herbivore orders]</w:t>
      </w:r>
      <w:r>
        <w:rPr>
          <w:rFonts w:cs="Times New Roman" w:ascii="Times New Roman" w:hAnsi="Times New Roman"/>
          <w:b/>
          <w:bCs/>
        </w:rPr>
        <w:t>. And w25 and w125 also differed [based on permutation tests, with changed basis for ordination]</w:t>
      </w:r>
      <w:r>
        <w:rPr>
          <w:rFonts w:cs="Times New Roman" w:ascii="Times New Roman" w:hAnsi="Times New Roman"/>
        </w:rPr>
        <w:t>. Few herbivorous species, which abundance change in response to the treatments are labeled in ordination graph. This shows that we were able to increase the abundance of our Oribius sp. (cole001). When “cole001” is removed as an induced change in the herbivore community we get only marginal effect of W25 but still significant effect of W125</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Is there an effect of predators on IP community? - perform similar analysis.</w:t>
      </w:r>
    </w:p>
    <w:p>
      <w:pPr>
        <w:pStyle w:val="Standard"/>
        <w:rPr>
          <w:rFonts w:ascii="Times New Roman" w:hAnsi="Times New Roman" w:cs="Times New Roman"/>
          <w:highlight w:val="yellow"/>
        </w:rPr>
      </w:pPr>
      <w:r>
        <w:rPr>
          <w:rFonts w:cs="Times New Roman" w:ascii="Times New Roman" w:hAnsi="Times New Roman"/>
          <w:highlight w:val="yellow"/>
        </w:rPr>
      </w:r>
    </w:p>
    <w:p>
      <w:pPr>
        <w:pStyle w:val="Standard"/>
        <w:rPr>
          <w:rFonts w:ascii="Times New Roman" w:hAnsi="Times New Roman" w:cs="Times New Roman"/>
          <w:highlight w:val="yellow"/>
        </w:rPr>
      </w:pPr>
      <w:r>
        <w:rPr>
          <w:rFonts w:cs="Times New Roman" w:ascii="Times New Roman" w:hAnsi="Times New Roman"/>
          <w:shd w:fill="FFFF00" w:val="clear"/>
        </w:rPr>
        <w:t>What are some of the likely effects</w:t>
      </w:r>
    </w:p>
    <w:p>
      <w:pPr>
        <w:pStyle w:val="Standard"/>
        <w:rPr>
          <w:rFonts w:ascii="Times New Roman" w:hAnsi="Times New Roman" w:cs="Times New Roman"/>
          <w:highlight w:val="yellow"/>
        </w:rPr>
      </w:pPr>
      <w:r>
        <w:rPr>
          <w:rFonts w:cs="Times New Roman" w:ascii="Times New Roman" w:hAnsi="Times New Roman"/>
          <w:highlight w:val="yellow"/>
        </w:rPr>
      </w:r>
    </w:p>
    <w:p>
      <w:pPr>
        <w:pStyle w:val="Standard"/>
        <w:rPr/>
      </w:pPr>
      <w:r>
        <w:rPr>
          <w:rFonts w:cs="Times New Roman" w:ascii="Times New Roman" w:hAnsi="Times New Roman"/>
          <w:b/>
          <w:bCs/>
        </w:rPr>
        <w:t xml:space="preserve">3. </w:t>
      </w:r>
      <w:commentRangeStart w:id="28"/>
      <w:r>
        <w:rPr>
          <w:rFonts w:cs="Times New Roman" w:ascii="Times New Roman" w:hAnsi="Times New Roman"/>
          <w:b/>
          <w:bCs/>
        </w:rPr>
        <w:t>Plot</w:t>
      </w:r>
      <w:r>
        <w:rPr>
          <w:rFonts w:cs="Times New Roman" w:ascii="Times New Roman" w:hAnsi="Times New Roman"/>
          <w:b/>
          <w:bCs/>
        </w:rPr>
      </w:r>
      <w:commentRangeEnd w:id="28"/>
      <w:r>
        <w:commentReference w:id="28"/>
      </w:r>
      <w:r>
        <w:rPr>
          <w:rFonts w:cs="Times New Roman" w:ascii="Times New Roman" w:hAnsi="Times New Roman"/>
          <w:b/>
          <w:bCs/>
        </w:rPr>
        <w:t>: log response ratios of plants vs herbivores, herbivores vs IPs, IPs vs plants.</w:t>
      </w:r>
      <w:r>
        <w:rPr>
          <w:rFonts w:cs="Times New Roman" w:ascii="Times New Roman" w:hAnsi="Times New Roman"/>
        </w:rPr>
        <w:t xml:space="preserve"> (supplement, same plots but broken into families) </w:t>
      </w:r>
      <w:r>
        <w:rPr>
          <w:rFonts w:cs="Times New Roman" w:ascii="Times New Roman" w:hAnsi="Times New Roman"/>
          <w:i/>
          <w:iCs/>
          <w:u w:val="single"/>
        </w:rPr>
        <w:t xml:space="preserve">[I </w:t>
      </w:r>
      <w:commentRangeStart w:id="29"/>
      <w:r>
        <w:rPr>
          <w:rFonts w:cs="Times New Roman" w:ascii="Times New Roman" w:hAnsi="Times New Roman"/>
          <w:i/>
          <w:iCs/>
          <w:u w:val="single"/>
        </w:rPr>
        <w:t xml:space="preserve">don’t </w:t>
      </w:r>
      <w:r>
        <w:rPr>
          <w:rFonts w:cs="Times New Roman" w:ascii="Times New Roman" w:hAnsi="Times New Roman"/>
          <w:i/>
          <w:iCs/>
          <w:u w:val="single"/>
        </w:rPr>
      </w:r>
      <w:commentRangeEnd w:id="29"/>
      <w:r>
        <w:commentReference w:id="29"/>
      </w:r>
      <w:r>
        <w:rPr>
          <w:rFonts w:cs="Times New Roman" w:ascii="Times New Roman" w:hAnsi="Times New Roman"/>
          <w:i/>
          <w:iCs/>
          <w:u w:val="single"/>
        </w:rPr>
        <w:t>think I should also break plants into species, because even if I would be able to find species, which are in C and P plots, then their context varies in a way, that makes impossible to ascribe any effect to the treatment – this plant species context can be also characterized in the supplement]</w:t>
      </w:r>
      <w:r>
        <w:rPr>
          <w:rFonts w:cs="Times New Roman" w:ascii="Times New Roman" w:hAnsi="Times New Roman"/>
          <w:i/>
          <w:iCs/>
        </w:rPr>
        <w:t>.</w:t>
      </w:r>
      <w:r>
        <w:rPr>
          <w:rFonts w:cs="Times New Roman" w:ascii="Times New Roman" w:hAnsi="Times New Roman"/>
        </w:rPr>
        <w:t xml:space="preserve"> (Upper – biomass, lower – abundance) Herbivores were both positively and negatively affected by predator removal. Plants were more often (in 4 cases) and stronger (maximal magnitude of log ration was nearly 3) positive effect on their biomass. There was a trend...</w:t>
      </w:r>
    </w:p>
    <w:p>
      <w:pPr>
        <w:pStyle w:val="Standard"/>
        <w:rPr/>
      </w:pPr>
      <w:r>
        <w:rPr/>
        <w:drawing>
          <wp:anchor behindDoc="0" distT="0" distB="2540" distL="114300" distR="114300" simplePos="0" locked="0" layoutInCell="1" allowOverlap="1" relativeHeight="2">
            <wp:simplePos x="0" y="0"/>
            <wp:positionH relativeFrom="column">
              <wp:align>center</wp:align>
            </wp:positionH>
            <wp:positionV relativeFrom="paragraph">
              <wp:posOffset>635</wp:posOffset>
            </wp:positionV>
            <wp:extent cx="5912485" cy="255905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5912485" cy="2559050"/>
                    </a:xfrm>
                    <a:prstGeom prst="rect">
                      <a:avLst/>
                    </a:prstGeom>
                  </pic:spPr>
                </pic:pic>
              </a:graphicData>
            </a:graphic>
          </wp:anchor>
        </w:drawing>
      </w:r>
    </w:p>
    <w:p>
      <w:pPr>
        <w:pStyle w:val="Standard"/>
        <w:rPr/>
      </w:pPr>
      <w:r>
        <w:rPr/>
      </w:r>
    </w:p>
    <w:p>
      <w:pPr>
        <w:pStyle w:val="Standard"/>
        <w:rPr/>
      </w:pPr>
      <w:r>
        <w:rPr/>
        <w:drawing>
          <wp:anchor behindDoc="0" distT="0" distB="2540" distL="114300" distR="114300" simplePos="0" locked="0" layoutInCell="1" allowOverlap="1" relativeHeight="3">
            <wp:simplePos x="0" y="0"/>
            <wp:positionH relativeFrom="column">
              <wp:align>center</wp:align>
            </wp:positionH>
            <wp:positionV relativeFrom="paragraph">
              <wp:posOffset>635</wp:posOffset>
            </wp:positionV>
            <wp:extent cx="5912485" cy="255905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912485" cy="2559050"/>
                    </a:xfrm>
                    <a:prstGeom prst="rect">
                      <a:avLst/>
                    </a:prstGeom>
                  </pic:spPr>
                </pic:pic>
              </a:graphicData>
            </a:graphic>
          </wp:anchor>
        </w:drawing>
      </w:r>
    </w:p>
    <w:p>
      <w:pPr>
        <w:pStyle w:val="Standard"/>
        <w:rPr>
          <w:rFonts w:ascii="Times New Roman" w:hAnsi="Times New Roman" w:cs="Times New Roman"/>
        </w:rPr>
      </w:pPr>
      <w:commentRangeStart w:id="30"/>
      <w:r>
        <w:rPr>
          <w:rFonts w:cs="Times New Roman" w:ascii="Times New Roman" w:hAnsi="Times New Roman"/>
        </w:rPr>
        <w:t>There</w:t>
      </w:r>
      <w:r>
        <w:rPr>
          <w:rFonts w:cs="Times New Roman" w:ascii="Times New Roman" w:hAnsi="Times New Roman"/>
        </w:rPr>
      </w:r>
      <w:commentRangeEnd w:id="30"/>
      <w:r>
        <w:commentReference w:id="30"/>
      </w:r>
      <w:r>
        <w:rPr>
          <w:rFonts w:cs="Times New Roman" w:ascii="Times New Roman" w:hAnsi="Times New Roman"/>
        </w:rPr>
        <w:t xml:space="preserve"> might be no effect of predators on general community descriptors but we might expect to see cascading effect on plants. This can be explored using log-ratio responses of herbivores and plants to removal of their top, vertebrate predators. Effect of predators on IP is generally negative.</w:t>
      </w:r>
    </w:p>
    <w:p>
      <w:pPr>
        <w:pStyle w:val="Standard"/>
        <w:rPr/>
      </w:pPr>
      <w:r>
        <w:rPr/>
      </w:r>
    </w:p>
    <w:p>
      <w:pPr>
        <w:pStyle w:val="Annotationtext"/>
        <w:rPr>
          <w:strike/>
        </w:rPr>
      </w:pPr>
      <w:bookmarkStart w:id="5" w:name="__DdeLink__3504_1966417229"/>
      <w:r>
        <w:rPr>
          <w:strike/>
          <w:color w:val="FFFFFF"/>
          <w:sz w:val="24"/>
          <w:szCs w:val="22"/>
          <w:highlight w:val="darkRed"/>
        </w:rPr>
        <w:t>[VN]</w:t>
      </w:r>
      <w:r>
        <w:rPr>
          <w:strike/>
          <w:sz w:val="24"/>
          <w:szCs w:val="22"/>
        </w:rPr>
        <w:t xml:space="preserve"> </w:t>
      </w:r>
      <w:bookmarkEnd w:id="5"/>
      <w:r>
        <w:rPr>
          <w:strike/>
          <w:sz w:val="24"/>
          <w:szCs w:val="22"/>
        </w:rPr>
        <w:t xml:space="preserve">These graphs show a general tendency for a </w:t>
      </w:r>
      <w:r>
        <w:rPr>
          <w:b/>
          <w:bCs/>
          <w:strike/>
          <w:sz w:val="24"/>
          <w:szCs w:val="22"/>
        </w:rPr>
        <w:t>coordinated response –</w:t>
      </w:r>
      <w:r>
        <w:rPr>
          <w:strike/>
          <w:sz w:val="24"/>
          <w:szCs w:val="22"/>
        </w:rPr>
        <w:t xml:space="preserve"> either plants, herbivores and IP predators </w:t>
      </w:r>
      <w:r>
        <w:rPr>
          <w:b/>
          <w:bCs/>
          <w:strike/>
          <w:sz w:val="24"/>
          <w:szCs w:val="22"/>
        </w:rPr>
        <w:t>all respond negatively, or they all respond positively</w:t>
      </w:r>
      <w:r>
        <w:rPr>
          <w:strike/>
          <w:sz w:val="24"/>
          <w:szCs w:val="22"/>
        </w:rPr>
        <w:t>, and either they all respond a little or they all respond a lot, creating thus general positive trends in all these graphs. Further, the response can be either positive or negative in any of these groups</w:t>
      </w:r>
    </w:p>
    <w:p>
      <w:pPr>
        <w:pStyle w:val="Annotationtext"/>
        <w:rPr>
          <w:strike/>
          <w:sz w:val="24"/>
          <w:szCs w:val="22"/>
        </w:rPr>
      </w:pPr>
      <w:r>
        <w:rPr>
          <w:strike/>
          <w:sz w:val="24"/>
          <w:szCs w:val="22"/>
        </w:rPr>
      </w:r>
    </w:p>
    <w:p>
      <w:pPr>
        <w:pStyle w:val="Annotationtext"/>
        <w:rPr>
          <w:strike/>
        </w:rPr>
      </w:pPr>
      <w:r>
        <w:rPr>
          <w:strike/>
          <w:color w:val="FFFFFF"/>
          <w:sz w:val="24"/>
          <w:szCs w:val="22"/>
          <w:highlight w:val="darkRed"/>
        </w:rPr>
        <w:t>[VN]</w:t>
      </w:r>
      <w:r>
        <w:rPr>
          <w:strike/>
          <w:sz w:val="24"/>
          <w:szCs w:val="22"/>
        </w:rPr>
        <w:t xml:space="preserve"> This suggests to me that the treatment which is being measured – </w:t>
      </w:r>
      <w:r>
        <w:rPr>
          <w:b/>
          <w:bCs/>
          <w:strike/>
          <w:sz w:val="24"/>
          <w:szCs w:val="22"/>
        </w:rPr>
        <w:t>predators</w:t>
      </w:r>
      <w:r>
        <w:rPr>
          <w:strike/>
          <w:sz w:val="24"/>
          <w:szCs w:val="22"/>
        </w:rPr>
        <w:t xml:space="preserve"> – does not have strong (or any) effect, and that </w:t>
      </w:r>
      <w:r>
        <w:rPr>
          <w:b/>
          <w:bCs/>
          <w:strike/>
          <w:sz w:val="24"/>
          <w:szCs w:val="22"/>
        </w:rPr>
        <w:t>some other underlying variability is jointly affecting the entire community.</w:t>
      </w:r>
      <w:r>
        <w:rPr>
          <w:strike/>
          <w:sz w:val="24"/>
          <w:szCs w:val="22"/>
        </w:rPr>
        <w:t xml:space="preserve"> I attach an Excel with a few such graphs generated by </w:t>
      </w:r>
      <w:r>
        <w:rPr>
          <w:b/>
          <w:bCs/>
          <w:strike/>
          <w:sz w:val="24"/>
          <w:szCs w:val="22"/>
        </w:rPr>
        <w:t>simple models</w:t>
      </w:r>
      <w:r>
        <w:rPr>
          <w:strike/>
          <w:sz w:val="24"/>
          <w:szCs w:val="22"/>
        </w:rPr>
        <w:t xml:space="preserve"> – having 10 plots with a </w:t>
      </w:r>
      <w:r>
        <w:rPr>
          <w:b/>
          <w:bCs/>
          <w:strike/>
          <w:sz w:val="24"/>
          <w:szCs w:val="22"/>
        </w:rPr>
        <w:t>carrying capacity</w:t>
      </w:r>
      <w:r>
        <w:rPr>
          <w:strike/>
          <w:sz w:val="24"/>
          <w:szCs w:val="22"/>
        </w:rPr>
        <w:t xml:space="preserve"> defined for each [either ranging from 1 to 10, or the same for each plot], and then the abundance of plants derived from that carrying capacity with some random noise, and the </w:t>
      </w:r>
      <w:r>
        <w:rPr>
          <w:b/>
          <w:bCs/>
          <w:strike/>
          <w:sz w:val="24"/>
          <w:szCs w:val="22"/>
        </w:rPr>
        <w:t>herbivores derived either from plant abundance</w:t>
      </w:r>
      <w:r>
        <w:rPr>
          <w:strike/>
          <w:sz w:val="24"/>
          <w:szCs w:val="22"/>
        </w:rPr>
        <w:t xml:space="preserve"> (again with random noise) or </w:t>
      </w:r>
      <w:r>
        <w:rPr>
          <w:b/>
          <w:bCs/>
          <w:strike/>
          <w:sz w:val="24"/>
          <w:szCs w:val="22"/>
        </w:rPr>
        <w:t>directly from the carrying capacity.</w:t>
      </w:r>
      <w:r>
        <w:rPr>
          <w:strike/>
          <w:sz w:val="24"/>
          <w:szCs w:val="22"/>
        </w:rPr>
        <w:t xml:space="preserve"> When the half of the plots is randomly assigned to a “treatment” and log effects ratios calculated, they tend to generate similar graphs as those above.</w:t>
      </w:r>
    </w:p>
    <w:p>
      <w:pPr>
        <w:pStyle w:val="Annotationtext"/>
        <w:rPr>
          <w:sz w:val="24"/>
          <w:szCs w:val="22"/>
        </w:rPr>
      </w:pPr>
      <w:r>
        <w:rPr>
          <w:sz w:val="24"/>
          <w:szCs w:val="22"/>
        </w:rPr>
      </w:r>
    </w:p>
    <w:p>
      <w:pPr>
        <w:pStyle w:val="Annotationtext"/>
        <w:rPr>
          <w:sz w:val="24"/>
          <w:szCs w:val="22"/>
        </w:rPr>
      </w:pPr>
      <w:r>
        <w:rPr>
          <w:sz w:val="24"/>
          <w:szCs w:val="22"/>
        </w:rPr>
      </w:r>
    </w:p>
    <w:p>
      <w:pPr>
        <w:pStyle w:val="Annotationtext"/>
        <w:rPr>
          <w:sz w:val="24"/>
          <w:szCs w:val="22"/>
        </w:rPr>
      </w:pPr>
      <w:ins w:id="2" w:author="Vojtech Novotny" w:date="2020-11-15T14:30:00Z">
        <w:r>
          <w:rPr>
            <w:sz w:val="24"/>
            <w:szCs w:val="22"/>
          </w:rPr>
          <w:t xml:space="preserve"> </w:t>
        </w:r>
      </w:ins>
    </w:p>
    <w:p>
      <w:pPr>
        <w:pStyle w:val="Standard"/>
        <w:rPr/>
      </w:pPr>
      <w:r>
        <w:rPr/>
      </w:r>
    </w:p>
    <w:p>
      <w:pPr>
        <w:pStyle w:val="Standard"/>
        <w:rPr/>
      </w:pPr>
      <w:r>
        <w:rPr/>
        <w:t xml:space="preserve">None of herbivore/intermediate predator biomass was affected by exclosure. Upper biomass, lower abundance. </w:t>
      </w:r>
      <w:r>
        <w:rPr>
          <w:b/>
          <w:bCs/>
          <w:shd w:fill="FFF200" w:val="clear"/>
        </w:rPr>
        <w:t>I need to perform better tests for significance !. [bio_log_ratio.R]</w:t>
      </w:r>
    </w:p>
    <w:p>
      <w:pPr>
        <w:pStyle w:val="Standard"/>
        <w:rPr>
          <w:b/>
          <w:b/>
          <w:bCs/>
          <w:highlight w:val="yellow"/>
        </w:rPr>
      </w:pPr>
      <w:r>
        <w:rPr>
          <w:b/>
          <w:bCs/>
          <w:highlight w:val="yellow"/>
        </w:rPr>
        <w:drawing>
          <wp:anchor behindDoc="0" distT="0" distB="7620" distL="114300" distR="114300" simplePos="0" locked="0" layoutInCell="1" allowOverlap="1" relativeHeight="16">
            <wp:simplePos x="0" y="0"/>
            <wp:positionH relativeFrom="column">
              <wp:align>center</wp:align>
            </wp:positionH>
            <wp:positionV relativeFrom="paragraph">
              <wp:posOffset>635</wp:posOffset>
            </wp:positionV>
            <wp:extent cx="3451860" cy="4601845"/>
            <wp:effectExtent l="0" t="0" r="0" b="0"/>
            <wp:wrapTopAndBottom/>
            <wp:docPr id="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0" descr=""/>
                    <pic:cNvPicPr>
                      <a:picLocks noChangeAspect="1" noChangeArrowheads="1"/>
                    </pic:cNvPicPr>
                  </pic:nvPicPr>
                  <pic:blipFill>
                    <a:blip r:embed="rId9"/>
                    <a:stretch>
                      <a:fillRect/>
                    </a:stretch>
                  </pic:blipFill>
                  <pic:spPr bwMode="auto">
                    <a:xfrm>
                      <a:off x="0" y="0"/>
                      <a:ext cx="3451860" cy="4601845"/>
                    </a:xfrm>
                    <a:prstGeom prst="rect">
                      <a:avLst/>
                    </a:prstGeom>
                  </pic:spPr>
                </pic:pic>
              </a:graphicData>
            </a:graphic>
          </wp:anchor>
        </w:drawing>
      </w:r>
    </w:p>
    <w:p>
      <w:pPr>
        <w:pStyle w:val="Standard"/>
        <w:rPr/>
      </w:pPr>
      <w:commentRangeStart w:id="31"/>
      <w:r>
        <w:rPr>
          <w:b/>
          <w:bCs/>
          <w:shd w:fill="FFF200" w:val="clear"/>
        </w:rPr>
        <w:t xml:space="preserve">Majority </w:t>
      </w:r>
      <w:r>
        <w:rPr>
          <w:b/>
          <w:bCs/>
          <w:shd w:fill="FFF200" w:val="clear"/>
        </w:rPr>
      </w:r>
      <w:commentRangeEnd w:id="31"/>
      <w:r>
        <w:commentReference w:id="31"/>
      </w:r>
      <w:r>
        <w:rPr>
          <w:b/>
          <w:bCs/>
          <w:shd w:fill="FFF200" w:val="clear"/>
        </w:rPr>
        <w:t>of insect orders seem to react to changes in plant biomass more than to predators.</w:t>
      </w:r>
    </w:p>
    <w:p>
      <w:pPr>
        <w:pStyle w:val="Standard"/>
        <w:rPr/>
      </w:pPr>
      <w:r>
        <w:rPr/>
      </w:r>
    </w:p>
    <w:p>
      <w:pPr>
        <w:pStyle w:val="Standard"/>
        <w:rPr/>
      </w:pPr>
      <w:r>
        <w:rPr>
          <w:rFonts w:cs="Times New Roman" w:ascii="Times New Roman" w:hAnsi="Times New Roman"/>
          <w:b/>
          <w:bCs/>
          <w:u w:val="single"/>
        </w:rPr>
        <w:t>B. In order to state, that predators have no effect on herbivore community we need to rule out various form of possible compensation</w:t>
      </w:r>
      <w:r>
        <w:rPr>
          <w:rFonts w:cs="Times New Roman" w:ascii="Times New Roman" w:hAnsi="Times New Roman"/>
          <w:b/>
          <w:bCs/>
        </w:rPr>
        <w:t>:</w:t>
      </w:r>
    </w:p>
    <w:p>
      <w:pPr>
        <w:pStyle w:val="Standard"/>
        <w:rPr/>
      </w:pPr>
      <w:r>
        <w:rPr>
          <w:rFonts w:cs="Times New Roman" w:ascii="Times New Roman" w:hAnsi="Times New Roman"/>
        </w:rPr>
        <w:t xml:space="preserve">1. Change in size structure </w:t>
      </w:r>
      <w:r>
        <w:rPr>
          <w:rFonts w:cs="Times New Roman" w:ascii="Times New Roman" w:hAnsi="Times New Roman"/>
          <w:b/>
          <w:bCs/>
        </w:rPr>
        <w:t>coupled with reduction/increase in abundance</w:t>
      </w:r>
      <w:r>
        <w:rPr>
          <w:rFonts w:cs="Times New Roman" w:ascii="Times New Roman" w:hAnsi="Times New Roman"/>
        </w:rPr>
        <w:t xml:space="preserve">. </w:t>
      </w:r>
      <w:commentRangeStart w:id="32"/>
      <w:r>
        <w:rPr>
          <w:rFonts w:cs="Times New Roman" w:ascii="Times New Roman" w:hAnsi="Times New Roman"/>
        </w:rPr>
        <w:t>Predators may be using mainly IPs,</w:t>
      </w:r>
      <w:r>
        <w:rPr>
          <w:rFonts w:cs="Times New Roman" w:ascii="Times New Roman" w:hAnsi="Times New Roman"/>
        </w:rPr>
      </w:r>
      <w:commentRangeEnd w:id="32"/>
      <w:r>
        <w:commentReference w:id="32"/>
      </w:r>
      <w:r>
        <w:rPr>
          <w:rFonts w:cs="Times New Roman" w:ascii="Times New Roman" w:hAnsi="Times New Roman"/>
        </w:rPr>
        <w:t xml:space="preserve"> and not herbivores as prey (that would maybe cause shift in opposite direction – towards larger individuals, because IPs would feed more intensively on smaller prey). </w:t>
      </w:r>
      <w:r>
        <w:rPr>
          <w:rFonts w:cs="Times New Roman" w:ascii="Times New Roman" w:hAnsi="Times New Roman"/>
          <w:shd w:fill="FFF200" w:val="clear"/>
        </w:rPr>
        <w:t xml:space="preserve">For </w:t>
      </w:r>
      <w:r>
        <w:rPr>
          <w:rFonts w:cs="Times New Roman" w:ascii="Times New Roman" w:hAnsi="Times New Roman"/>
          <w:b/>
          <w:bCs/>
          <w:shd w:fill="FFF200" w:val="clear"/>
        </w:rPr>
        <w:t xml:space="preserve">arachnids (no change in the number of individuals) </w:t>
      </w:r>
      <w:r>
        <w:rPr>
          <w:rFonts w:cs="Times New Roman" w:ascii="Times New Roman" w:hAnsi="Times New Roman"/>
          <w:shd w:fill="FFF200" w:val="clear"/>
        </w:rPr>
        <w:t xml:space="preserve">, </w:t>
      </w:r>
      <w:r>
        <w:rPr>
          <w:rFonts w:cs="Times New Roman" w:ascii="Times New Roman" w:hAnsi="Times New Roman"/>
          <w:b/>
          <w:bCs/>
          <w:shd w:fill="FFF200" w:val="clear"/>
        </w:rPr>
        <w:t>Orthoptera</w:t>
      </w:r>
      <w:r>
        <w:rPr>
          <w:rFonts w:cs="Times New Roman" w:ascii="Times New Roman" w:hAnsi="Times New Roman"/>
          <w:shd w:fill="FFF200" w:val="clear"/>
        </w:rPr>
        <w:t xml:space="preserve"> (no change in ind no) and </w:t>
      </w:r>
      <w:r>
        <w:rPr>
          <w:rFonts w:cs="Times New Roman" w:ascii="Times New Roman" w:hAnsi="Times New Roman"/>
          <w:b/>
          <w:bCs/>
          <w:shd w:fill="FFF200" w:val="clear"/>
        </w:rPr>
        <w:t>Coleoptera</w:t>
      </w:r>
      <w:r>
        <w:rPr>
          <w:rFonts w:cs="Times New Roman" w:ascii="Times New Roman" w:hAnsi="Times New Roman"/>
          <w:shd w:fill="FFF200" w:val="clear"/>
        </w:rPr>
        <w:t xml:space="preserve"> (neither) there was shift in body size distribution towards larger individuals, and for </w:t>
      </w:r>
      <w:r>
        <w:rPr>
          <w:rFonts w:cs="Times New Roman" w:ascii="Times New Roman" w:hAnsi="Times New Roman"/>
          <w:b/>
          <w:bCs/>
          <w:shd w:fill="FFF200" w:val="clear"/>
        </w:rPr>
        <w:t>Hemiptera</w:t>
      </w:r>
      <w:r>
        <w:rPr>
          <w:rFonts w:cs="Times New Roman" w:ascii="Times New Roman" w:hAnsi="Times New Roman"/>
          <w:shd w:fill="FFF200" w:val="clear"/>
        </w:rPr>
        <w:t xml:space="preserve"> and </w:t>
      </w:r>
      <w:r>
        <w:rPr>
          <w:rFonts w:cs="Times New Roman" w:ascii="Times New Roman" w:hAnsi="Times New Roman"/>
          <w:b/>
          <w:bCs/>
          <w:shd w:fill="FFF200" w:val="clear"/>
        </w:rPr>
        <w:t>Lepidoptera</w:t>
      </w:r>
      <w:r>
        <w:rPr>
          <w:rFonts w:cs="Times New Roman" w:ascii="Times New Roman" w:hAnsi="Times New Roman"/>
          <w:shd w:fill="FFF200" w:val="clear"/>
        </w:rPr>
        <w:t xml:space="preserve"> towards smaller individuals in the exclosure.</w:t>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4">
            <wp:simplePos x="0" y="0"/>
            <wp:positionH relativeFrom="column">
              <wp:align>center</wp:align>
            </wp:positionH>
            <wp:positionV relativeFrom="paragraph">
              <wp:posOffset>635</wp:posOffset>
            </wp:positionV>
            <wp:extent cx="5912485" cy="534352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0"/>
                    <a:stretch>
                      <a:fillRect/>
                    </a:stretch>
                  </pic:blipFill>
                  <pic:spPr bwMode="auto">
                    <a:xfrm>
                      <a:off x="0" y="0"/>
                      <a:ext cx="5912485" cy="5343525"/>
                    </a:xfrm>
                    <a:prstGeom prst="rect">
                      <a:avLst/>
                    </a:prstGeom>
                  </pic:spPr>
                </pic:pic>
              </a:graphicData>
            </a:graphic>
          </wp:anchor>
        </w:drawing>
      </w:r>
    </w:p>
    <w:p>
      <w:pPr>
        <w:pStyle w:val="Standard"/>
        <w:rPr/>
      </w:pPr>
      <w:commentRangeStart w:id="33"/>
      <w:r>
        <w:rPr>
          <w:rFonts w:cs="Times New Roman" w:ascii="Times New Roman" w:hAnsi="Times New Roman"/>
          <w:b/>
          <w:bCs/>
        </w:rPr>
        <w:t>Plots</w:t>
      </w:r>
      <w:r>
        <w:rPr>
          <w:rFonts w:cs="Times New Roman" w:ascii="Times New Roman" w:hAnsi="Times New Roman"/>
          <w:b/>
          <w:bCs/>
        </w:rPr>
      </w:r>
      <w:commentRangeEnd w:id="33"/>
      <w:r>
        <w:commentReference w:id="33"/>
      </w:r>
      <w:r>
        <w:rPr>
          <w:rFonts w:cs="Times New Roman" w:ascii="Times New Roman" w:hAnsi="Times New Roman"/>
          <w:b/>
          <w:bCs/>
        </w:rPr>
        <w:t>: [3] Biomass of an average individual: Shift in size structure of herbivores and IPs. Linear mixed effect (random intercept for blocks) model for logarithm of body size.</w:t>
      </w:r>
    </w:p>
    <w:p>
      <w:pPr>
        <w:pStyle w:val="Standard"/>
        <w:rPr/>
      </w:pPr>
      <w:r>
        <w:rPr>
          <w:rFonts w:cs="Times New Roman" w:ascii="Times New Roman" w:hAnsi="Times New Roman"/>
        </w:rPr>
        <w:t>There might be no effect for mantoids because of high number of smaller juveniles… seems like these were numerous in predatory exclusion plots… however, there is no difference in abundance.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2. Decrease in abundance/biomass in one group could be compensated by increases in other groups.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7620" distL="114300" distR="114300" simplePos="0" locked="0" layoutInCell="1" allowOverlap="1" relativeHeight="6">
            <wp:simplePos x="0" y="0"/>
            <wp:positionH relativeFrom="column">
              <wp:align>center</wp:align>
            </wp:positionH>
            <wp:positionV relativeFrom="paragraph">
              <wp:posOffset>635</wp:posOffset>
            </wp:positionV>
            <wp:extent cx="5912485" cy="3851910"/>
            <wp:effectExtent l="0" t="0" r="0" b="0"/>
            <wp:wrapTopAndBottom/>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912485" cy="3851910"/>
                    </a:xfrm>
                    <a:prstGeom prst="rect">
                      <a:avLst/>
                    </a:prstGeom>
                  </pic:spPr>
                </pic:pic>
              </a:graphicData>
            </a:graphic>
          </wp:anchor>
        </w:drawing>
      </w:r>
    </w:p>
    <w:p>
      <w:pPr>
        <w:pStyle w:val="Standard"/>
        <w:rPr/>
      </w:pPr>
      <w:r>
        <w:rPr>
          <w:rFonts w:cs="Times New Roman" w:ascii="Times New Roman" w:hAnsi="Times New Roman"/>
          <w:b/>
          <w:bCs/>
        </w:rPr>
        <w:t>Plot [4] Paired correlation plots for all insect families based on Hellinger transformed abundance</w:t>
      </w:r>
      <w:r>
        <w:rPr>
          <w:rFonts w:cs="Times New Roman" w:ascii="Times New Roman" w:hAnsi="Times New Roman"/>
        </w:rPr>
        <w:t xml:space="preserve">.  </w:t>
      </w:r>
      <w:commentRangeStart w:id="34"/>
      <w:r>
        <w:rPr>
          <w:rFonts w:cs="Times New Roman" w:ascii="Times New Roman" w:hAnsi="Times New Roman"/>
        </w:rPr>
        <w:t>I dont think this represents true correlations</w:t>
      </w:r>
      <w:r>
        <w:rPr>
          <w:rFonts w:cs="Times New Roman" w:ascii="Times New Roman" w:hAnsi="Times New Roman"/>
        </w:rPr>
      </w:r>
      <w:commentRangeEnd w:id="34"/>
      <w:r>
        <w:commentReference w:id="34"/>
      </w:r>
      <w:r>
        <w:rPr>
          <w:rFonts w:cs="Times New Roman" w:ascii="Times New Roman" w:hAnsi="Times New Roman"/>
        </w:rPr>
        <w:t xml:space="preserve">. I think </w:t>
      </w:r>
      <w:commentRangeStart w:id="35"/>
      <w:r>
        <w:rPr>
          <w:rFonts w:cs="Times New Roman" w:ascii="Times New Roman" w:hAnsi="Times New Roman"/>
        </w:rPr>
        <w:t xml:space="preserve">pPCA </w:t>
      </w:r>
      <w:r>
        <w:rPr>
          <w:rFonts w:cs="Times New Roman" w:ascii="Times New Roman" w:hAnsi="Times New Roman"/>
        </w:rPr>
      </w:r>
      <w:commentRangeEnd w:id="35"/>
      <w:r>
        <w:commentReference w:id="35"/>
      </w:r>
      <w:r>
        <w:rPr>
          <w:rFonts w:cs="Times New Roman" w:ascii="Times New Roman" w:hAnsi="Times New Roman"/>
        </w:rPr>
        <w:t>plot is better suited for this, as it partials out variation explained by treatment and block prior to evaluating correlations.</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5">
            <wp:simplePos x="0" y="0"/>
            <wp:positionH relativeFrom="column">
              <wp:align>center</wp:align>
            </wp:positionH>
            <wp:positionV relativeFrom="paragraph">
              <wp:posOffset>635</wp:posOffset>
            </wp:positionV>
            <wp:extent cx="5912485" cy="2776220"/>
            <wp:effectExtent l="0" t="0" r="0" b="0"/>
            <wp:wrapTopAndBottom/>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2"/>
                    <a:stretch>
                      <a:fillRect/>
                    </a:stretch>
                  </pic:blipFill>
                  <pic:spPr bwMode="auto">
                    <a:xfrm>
                      <a:off x="0" y="0"/>
                      <a:ext cx="5912485" cy="2776220"/>
                    </a:xfrm>
                    <a:prstGeom prst="rect">
                      <a:avLst/>
                    </a:prstGeom>
                  </pic:spPr>
                </pic:pic>
              </a:graphicData>
            </a:graphic>
          </wp:anchor>
        </w:drawing>
      </w:r>
    </w:p>
    <w:p>
      <w:pPr>
        <w:pStyle w:val="Standard"/>
        <w:rPr/>
      </w:pPr>
      <w:r>
        <w:rPr>
          <w:rFonts w:cs="Times New Roman" w:ascii="Times New Roman" w:hAnsi="Times New Roman"/>
          <w:b/>
          <w:bCs/>
        </w:rPr>
        <w:t>Plot [4b] Linear correlations in abundances between insect groups: abundance (left) and biomass (right) (pPCA on site/species matrix conditioned on block+treatment in case treatment changes character of the correlation)</w:t>
      </w:r>
      <w:r>
        <w:rPr>
          <w:rFonts w:cs="Times New Roman" w:ascii="Times New Roman" w:hAnsi="Times New Roman"/>
        </w:rPr>
        <w:t>.</w:t>
      </w:r>
    </w:p>
    <w:p>
      <w:pPr>
        <w:pStyle w:val="Standard"/>
        <w:rPr>
          <w:rFonts w:ascii="Times New Roman" w:hAnsi="Times New Roman" w:cs="Times New Roman"/>
        </w:rPr>
      </w:pPr>
      <w:r>
        <w:rPr>
          <w:rFonts w:cs="Times New Roman" w:ascii="Times New Roman" w:hAnsi="Times New Roman"/>
        </w:rPr>
        <w:t>We see that coleoptera, orthoptera and arachnids are correlated, these also showed increase in average individual size in predator exclosure plot. Increase in their abundance is correlated with decrease in abundnace of hemiptera and homoptera. Lepidoptera are increasing in numbers whenever general abundance of the rest of the groups decrease.</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b/>
          <w:bCs/>
        </w:rPr>
        <w:t>Ordination for insect orders rather than morpho-species</w:t>
      </w:r>
      <w:r>
        <w:rPr>
          <w:rFonts w:cs="Times New Roman" w:ascii="Times New Roman" w:hAnsi="Times New Roman"/>
        </w:rPr>
        <w:t>:</w:t>
      </w:r>
    </w:p>
    <w:p>
      <w:pPr>
        <w:pStyle w:val="Standard"/>
        <w:rPr>
          <w:rFonts w:ascii="Times New Roman" w:hAnsi="Times New Roman" w:cs="Times New Roman"/>
        </w:rPr>
      </w:pPr>
      <w:r>
        <w:rPr>
          <w:rFonts w:cs="Times New Roman" w:ascii="Times New Roman" w:hAnsi="Times New Roman"/>
          <w:i/>
          <w:iCs/>
          <w:u w:val="single"/>
        </w:rPr>
        <w:t>Abundance</w:t>
      </w:r>
      <w:r>
        <w:rPr>
          <w:rFonts w:cs="Times New Roman" w:ascii="Times New Roman" w:hAnsi="Times New Roman"/>
        </w:rPr>
        <w:t xml:space="preserve">: Ordination based on insect orders shows significant difference between control and weevil125 plot. In general all herbivore orders are decreasing there. However </w:t>
      </w:r>
      <w:r>
        <w:rPr>
          <w:rFonts w:cs="Times New Roman" w:ascii="Times New Roman" w:hAnsi="Times New Roman"/>
          <w:shd w:fill="FFF200" w:val="clear"/>
        </w:rPr>
        <w:t>the effect is gone after removing the effect of invertebrate predator richness and PC2</w:t>
      </w:r>
      <w:r>
        <w:rPr>
          <w:rFonts w:cs="Times New Roman" w:ascii="Times New Roman" w:hAnsi="Times New Roman"/>
        </w:rPr>
        <w:t xml:space="preserve"> of plants (PIPTAR → MELAMU → TREMOR variation). This suggest that the herbivore communities are driven by c</w:t>
      </w:r>
      <w:commentRangeStart w:id="36"/>
      <w:r>
        <w:rPr>
          <w:rFonts w:cs="Times New Roman" w:ascii="Times New Roman" w:hAnsi="Times New Roman"/>
        </w:rPr>
        <w:t>hanges in plant community composition more than by other factors.</w:t>
      </w:r>
      <w:commentRangeEnd w:id="36"/>
      <w:r>
        <w:commentReference w:id="36"/>
      </w: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i/>
          <w:iCs/>
          <w:u w:val="single"/>
        </w:rPr>
        <w:t>Biomass</w:t>
      </w:r>
      <w:r>
        <w:rPr>
          <w:rFonts w:cs="Times New Roman" w:ascii="Times New Roman" w:hAnsi="Times New Roman"/>
        </w:rPr>
        <w:t xml:space="preserve">: There is no effect of weevil125 conditioned only on block. Selection of conditional variables revealed, that </w:t>
      </w:r>
      <w:r>
        <w:rPr>
          <w:rFonts w:cs="Times New Roman" w:ascii="Times New Roman" w:hAnsi="Times New Roman"/>
          <w:shd w:fill="FFF200" w:val="clear"/>
        </w:rPr>
        <w:t>only intermediate predator richness significantly affected biomass</w:t>
      </w:r>
      <w:r>
        <w:rPr>
          <w:rFonts w:cs="Times New Roman" w:ascii="Times New Roman" w:hAnsi="Times New Roman"/>
        </w:rPr>
        <w:t>. Including that variable in pRDA analysis we get significant reduction of herbivore biomass.</w:t>
      </w:r>
    </w:p>
    <w:p>
      <w:pPr>
        <w:pStyle w:val="Standard"/>
        <w:rPr>
          <w:rFonts w:ascii="Times New Roman" w:hAnsi="Times New Roman" w:cs="Times New Roman"/>
        </w:rPr>
      </w:pPr>
      <w:r>
        <w:rPr>
          <w:rFonts w:cs="Times New Roman" w:ascii="Times New Roman" w:hAnsi="Times New Roman"/>
        </w:rPr>
        <w:drawing>
          <wp:anchor behindDoc="0" distT="0" distB="0" distL="114300" distR="120015" simplePos="0" locked="0" layoutInCell="1" allowOverlap="1" relativeHeight="18">
            <wp:simplePos x="0" y="0"/>
            <wp:positionH relativeFrom="column">
              <wp:align>center</wp:align>
            </wp:positionH>
            <wp:positionV relativeFrom="paragraph">
              <wp:posOffset>635</wp:posOffset>
            </wp:positionV>
            <wp:extent cx="5309235" cy="2901950"/>
            <wp:effectExtent l="0" t="0" r="0" b="0"/>
            <wp:wrapTopAndBottom/>
            <wp:docPr id="1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2" descr=""/>
                    <pic:cNvPicPr>
                      <a:picLocks noChangeAspect="1" noChangeArrowheads="1"/>
                    </pic:cNvPicPr>
                  </pic:nvPicPr>
                  <pic:blipFill>
                    <a:blip r:embed="rId13"/>
                    <a:stretch>
                      <a:fillRect/>
                    </a:stretch>
                  </pic:blipFill>
                  <pic:spPr bwMode="auto">
                    <a:xfrm>
                      <a:off x="0" y="0"/>
                      <a:ext cx="5309235" cy="2901950"/>
                    </a:xfrm>
                    <a:prstGeom prst="rect">
                      <a:avLst/>
                    </a:prstGeom>
                  </pic:spPr>
                </pic:pic>
              </a:graphicData>
            </a:graphic>
          </wp:anchor>
        </w:drawing>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drawing>
          <wp:anchor behindDoc="0" distT="0" distB="6985" distL="114300" distR="114300" simplePos="0" locked="0" layoutInCell="1" allowOverlap="1" relativeHeight="17">
            <wp:simplePos x="0" y="0"/>
            <wp:positionH relativeFrom="column">
              <wp:align>center</wp:align>
            </wp:positionH>
            <wp:positionV relativeFrom="paragraph">
              <wp:posOffset>635</wp:posOffset>
            </wp:positionV>
            <wp:extent cx="5076190" cy="2774315"/>
            <wp:effectExtent l="0" t="0" r="0" b="0"/>
            <wp:wrapTopAndBottom/>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4"/>
                    <a:stretch>
                      <a:fillRect/>
                    </a:stretch>
                  </pic:blipFill>
                  <pic:spPr bwMode="auto">
                    <a:xfrm>
                      <a:off x="0" y="0"/>
                      <a:ext cx="5076190" cy="2774315"/>
                    </a:xfrm>
                    <a:prstGeom prst="rect">
                      <a:avLst/>
                    </a:prstGeom>
                  </pic:spPr>
                </pic:pic>
              </a:graphicData>
            </a:graphic>
          </wp:anchor>
        </w:drawing>
      </w:r>
      <w:r>
        <w:rPr>
          <w:rFonts w:cs="Times New Roman" w:ascii="Times New Roman" w:hAnsi="Times New Roman"/>
          <w:b/>
          <w:bCs/>
        </w:rPr>
        <w:t>R</w:t>
      </w:r>
      <w:r>
        <w:rPr>
          <w:rFonts w:cs="Times New Roman" w:ascii="Times New Roman" w:hAnsi="Times New Roman"/>
          <w:b/>
          <w:bCs/>
        </w:rPr>
        <w:t>un the tests</w:t>
      </w:r>
      <w:r>
        <w:rPr>
          <w:rFonts w:cs="Times New Roman" w:ascii="Times New Roman" w:hAnsi="Times New Roman"/>
        </w:rPr>
        <w:t>: for now it is only good to see that according to pRDA community is degenrating.</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 xml:space="preserve">Therefore, I conclude that </w:t>
      </w:r>
      <w:commentRangeStart w:id="37"/>
      <w:r>
        <w:rPr>
          <w:rFonts w:cs="Times New Roman" w:ascii="Times New Roman" w:hAnsi="Times New Roman"/>
        </w:rPr>
        <w:t>generalist herbivores didn’t caused any directional change in plant community composition.</w:t>
      </w:r>
      <w:r>
        <w:rPr>
          <w:rFonts w:cs="Times New Roman" w:ascii="Times New Roman" w:hAnsi="Times New Roman"/>
        </w:rPr>
      </w:r>
      <w:commentRangeEnd w:id="37"/>
      <w:r>
        <w:commentReference w:id="37"/>
      </w:r>
      <w:r>
        <w:rPr>
          <w:rFonts w:cs="Times New Roman" w:ascii="Times New Roman" w:hAnsi="Times New Roman"/>
        </w:rPr>
        <w:t xml:space="preserve"> Nevertheless, </w:t>
      </w:r>
      <w:commentRangeStart w:id="38"/>
      <w:r>
        <w:rPr>
          <w:rFonts w:cs="Times New Roman" w:ascii="Times New Roman" w:hAnsi="Times New Roman"/>
        </w:rPr>
        <w:t>they decreased total biomass of plants, caused a degeneration of herbivore and intermediate predator community.</w:t>
      </w:r>
      <w:commentRangeEnd w:id="38"/>
      <w:r>
        <w:commentReference w:id="38"/>
      </w: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Hypothesizing possible mechanisms:</w:t>
      </w:r>
    </w:p>
    <w:p>
      <w:pPr>
        <w:pStyle w:val="Standard"/>
        <w:rPr/>
      </w:pPr>
      <w:r>
        <w:rPr>
          <w:rFonts w:cs="Times New Roman" w:ascii="Times New Roman" w:hAnsi="Times New Roman"/>
        </w:rPr>
        <w:t xml:space="preserve">1. Community seems </w:t>
      </w:r>
      <w:commentRangeStart w:id="39"/>
      <w:r>
        <w:rPr>
          <w:rFonts w:cs="Times New Roman" w:ascii="Times New Roman" w:hAnsi="Times New Roman"/>
        </w:rPr>
        <w:t>not to be “packed”.</w:t>
      </w:r>
      <w:r>
        <w:rPr>
          <w:rFonts w:cs="Times New Roman" w:ascii="Times New Roman" w:hAnsi="Times New Roman"/>
        </w:rPr>
      </w:r>
      <w:commentRangeEnd w:id="39"/>
      <w:r>
        <w:commentReference w:id="39"/>
      </w:r>
      <w:r>
        <w:rPr>
          <w:rFonts w:cs="Times New Roman" w:ascii="Times New Roman" w:hAnsi="Times New Roman"/>
        </w:rPr>
        <w:t xml:space="preserve"> Low levels of herbivore increase didn’t affect the community (plant, herbivore, ip’s).:</w:t>
      </w:r>
    </w:p>
    <w:p>
      <w:pPr>
        <w:pStyle w:val="Standard"/>
        <w:rPr/>
      </w:pPr>
      <w:r>
        <w:rPr>
          <w:rFonts w:cs="Times New Roman" w:ascii="Times New Roman" w:hAnsi="Times New Roman"/>
        </w:rPr>
        <w:t xml:space="preserve">-  Insecticide treatment would have a </w:t>
      </w:r>
      <w:commentRangeStart w:id="40"/>
      <w:r>
        <w:rPr>
          <w:rFonts w:cs="Times New Roman" w:ascii="Times New Roman" w:hAnsi="Times New Roman"/>
        </w:rPr>
        <w:t>most random composition of insects.</w:t>
      </w:r>
      <w:r>
        <w:rPr>
          <w:rFonts w:cs="Times New Roman" w:ascii="Times New Roman" w:hAnsi="Times New Roman"/>
        </w:rPr>
      </w:r>
      <w:commentRangeEnd w:id="40"/>
      <w:r>
        <w:commentReference w:id="40"/>
      </w:r>
      <w:r>
        <w:rPr>
          <w:rFonts w:cs="Times New Roman" w:ascii="Times New Roman" w:hAnsi="Times New Roman"/>
        </w:rPr>
        <w:t xml:space="preserve"> Nevertheless, we didn’t found any differences between these treatments and the control (based on the network modularity analysis: measures niche partitioning within the community (Augustyn et al., 2016) ).</w:t>
      </w:r>
    </w:p>
    <w:p>
      <w:pPr>
        <w:pStyle w:val="Standard"/>
        <w:rPr/>
      </w:pPr>
      <w:r>
        <w:rPr>
          <w:rFonts w:cs="Times New Roman" w:ascii="Times New Roman" w:hAnsi="Times New Roman"/>
        </w:rPr>
        <w:t>2. What is going on in these modules? Cole001 seems to attach to each module but are not changing interaction within these modules. Maybe, however, they are changing only within the modules to which they attach. In general, we found that each plant species is its own module.</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3. </w:t>
      </w:r>
      <w:r>
        <w:rPr>
          <w:rFonts w:cs="Times New Roman" w:ascii="Times New Roman" w:hAnsi="Times New Roman"/>
          <w:b/>
          <w:bCs/>
        </w:rPr>
        <w:t xml:space="preserve">If community is controlled by predators TTI should apply in natural system </w:t>
      </w:r>
      <w:r>
        <w:rPr>
          <w:rFonts w:cs="Times New Roman" w:ascii="Times New Roman" w:hAnsi="Times New Roman"/>
          <w:i/>
          <w:iCs/>
          <w:u w:val="single"/>
        </w:rPr>
        <w:t>[could predictions of TTI hypothesis mask effects of predator removal on the food chain (whole community) level?]</w:t>
      </w:r>
      <w:r>
        <w:rPr>
          <w:rFonts w:cs="Times New Roman" w:ascii="Times New Roman" w:hAnsi="Times New Roman"/>
        </w:rPr>
        <w:t xml:space="preserve">: we should be able to observe </w:t>
      </w:r>
      <w:r>
        <w:rPr>
          <w:rFonts w:cs="Times New Roman" w:ascii="Times New Roman" w:hAnsi="Times New Roman"/>
          <w:b/>
          <w:bCs/>
        </w:rPr>
        <w:t>decrease in generalists abundance and increase in specialists abundance.</w:t>
      </w:r>
      <w:r>
        <w:rPr>
          <w:rFonts w:cs="Times New Roman" w:ascii="Times New Roman" w:hAnsi="Times New Roman"/>
        </w:rPr>
        <w:t xml:space="preserve"> If there was a change in plant quality (as a community weighted mean of my only trait that measures quality: water content). These can be tested only on a subset of herbivore species we performed additional tests of the TTI hypothesis: no effect on individual species PDI </w:t>
      </w:r>
      <w:r>
        <w:rPr>
          <w:rFonts w:cs="Times New Roman" w:ascii="Times New Roman" w:hAnsi="Times New Roman"/>
          <w:i/>
          <w:iCs/>
          <w:u w:val="single"/>
        </w:rPr>
        <w:t>[I don’t think this is of any use. We have nearly perfect relationship between herbivores’ abundance and the number of plant species utilized]</w:t>
      </w:r>
      <w:r>
        <w:rPr>
          <w:rFonts w:cs="Times New Roman" w:ascii="Times New Roman" w:hAnsi="Times New Roman"/>
        </w:rPr>
        <w:t>, when focus only on species, for which we have data in  P and C treatment plots, therefore, estimated diet breadth range had no effect on individual species response.</w:t>
      </w:r>
    </w:p>
    <w:p>
      <w:pPr>
        <w:pStyle w:val="Standard"/>
        <w:rPr>
          <w:rFonts w:ascii="Times New Roman" w:hAnsi="Times New Roman" w:cs="Times New Roman"/>
          <w:b/>
          <w:b/>
          <w:bCs/>
        </w:rPr>
      </w:pPr>
      <w:r>
        <w:rPr>
          <w:rFonts w:cs="Times New Roman" w:ascii="Times New Roman" w:hAnsi="Times New Roman"/>
          <w:b/>
          <w:bCs/>
        </w:rPr>
      </w:r>
    </w:p>
    <w:p>
      <w:pPr>
        <w:pStyle w:val="Standard"/>
        <w:spacing w:before="6614" w:after="0"/>
        <w:rPr>
          <w:rFonts w:ascii="Times New Roman" w:hAnsi="Times New Roman" w:cs="Times New Roman"/>
          <w:b/>
          <w:b/>
          <w:bCs/>
        </w:rPr>
      </w:pPr>
      <w:r>
        <w:rPr>
          <w:rFonts w:cs="Times New Roman" w:ascii="Times New Roman" w:hAnsi="Times New Roman"/>
          <w:b/>
          <w:bCs/>
        </w:rPr>
        <w:drawing>
          <wp:anchor behindDoc="0" distT="0" distB="1270" distL="114300" distR="120015" simplePos="0" locked="0" layoutInCell="1" allowOverlap="1" relativeHeight="7">
            <wp:simplePos x="0" y="0"/>
            <wp:positionH relativeFrom="column">
              <wp:posOffset>47625</wp:posOffset>
            </wp:positionH>
            <wp:positionV relativeFrom="paragraph">
              <wp:posOffset>635</wp:posOffset>
            </wp:positionV>
            <wp:extent cx="3251835" cy="2018030"/>
            <wp:effectExtent l="0" t="0" r="0" b="0"/>
            <wp:wrapTopAndBottom/>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15"/>
                    <a:stretch>
                      <a:fillRect/>
                    </a:stretch>
                  </pic:blipFill>
                  <pic:spPr bwMode="auto">
                    <a:xfrm>
                      <a:off x="0" y="0"/>
                      <a:ext cx="3251835" cy="2018030"/>
                    </a:xfrm>
                    <a:prstGeom prst="rect">
                      <a:avLst/>
                    </a:prstGeom>
                  </pic:spPr>
                </pic:pic>
              </a:graphicData>
            </a:graphic>
          </wp:anchor>
        </w:drawing>
        <w:drawing>
          <wp:anchor behindDoc="0" distT="0" distB="8890" distL="114300" distR="114300" simplePos="0" locked="0" layoutInCell="1" allowOverlap="1" relativeHeight="8">
            <wp:simplePos x="0" y="0"/>
            <wp:positionH relativeFrom="column">
              <wp:posOffset>3446145</wp:posOffset>
            </wp:positionH>
            <wp:positionV relativeFrom="paragraph">
              <wp:posOffset>635</wp:posOffset>
            </wp:positionV>
            <wp:extent cx="2522855" cy="2181860"/>
            <wp:effectExtent l="0" t="0" r="0" b="0"/>
            <wp:wrapSquare wrapText="bothSides"/>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6"/>
                    <a:stretch>
                      <a:fillRect/>
                    </a:stretch>
                  </pic:blipFill>
                  <pic:spPr bwMode="auto">
                    <a:xfrm>
                      <a:off x="0" y="0"/>
                      <a:ext cx="2522855" cy="2181860"/>
                    </a:xfrm>
                    <a:prstGeom prst="rect">
                      <a:avLst/>
                    </a:prstGeom>
                  </pic:spPr>
                </pic:pic>
              </a:graphicData>
            </a:graphic>
          </wp:anchor>
        </w:drawing>
      </w:r>
    </w:p>
    <w:p>
      <w:pPr>
        <w:pStyle w:val="Standard"/>
        <w:rPr/>
      </w:pPr>
      <w:commentRangeStart w:id="41"/>
      <w:r>
        <w:rPr>
          <w:rFonts w:cs="Times New Roman" w:ascii="Times New Roman" w:hAnsi="Times New Roman"/>
          <w:b/>
          <w:bCs/>
        </w:rPr>
        <w:t xml:space="preserve">Plot </w:t>
      </w:r>
      <w:r>
        <w:rPr>
          <w:rFonts w:cs="Times New Roman" w:ascii="Times New Roman" w:hAnsi="Times New Roman"/>
          <w:b/>
          <w:bCs/>
        </w:rPr>
      </w:r>
      <w:commentRangeEnd w:id="41"/>
      <w:r>
        <w:commentReference w:id="41"/>
      </w:r>
      <w:r>
        <w:rPr>
          <w:rFonts w:cs="Times New Roman" w:ascii="Times New Roman" w:hAnsi="Times New Roman"/>
          <w:b/>
          <w:bCs/>
        </w:rPr>
        <w:t xml:space="preserve">[X] </w:t>
      </w:r>
      <w:r>
        <w:rPr/>
        <w:t xml:space="preserve">uncorrelated random intercepts and slopes with abundance as a weighting factor! </w:t>
      </w:r>
      <w:r>
        <w:rPr>
          <w:rFonts w:cs="Times New Roman" w:ascii="Times New Roman" w:hAnsi="Times New Roman"/>
        </w:rPr>
        <w:t>Log ratio dependence on herbivore species specialization.</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More specialized insects (PDI close to 1) are </w:t>
      </w:r>
      <w:commentRangeStart w:id="42"/>
      <w:r>
        <w:rPr>
          <w:rFonts w:cs="Times New Roman" w:ascii="Times New Roman" w:hAnsi="Times New Roman"/>
        </w:rPr>
        <w:t xml:space="preserve">not positively affected </w:t>
      </w:r>
      <w:r>
        <w:rPr>
          <w:rFonts w:cs="Times New Roman" w:ascii="Times New Roman" w:hAnsi="Times New Roman"/>
        </w:rPr>
      </w:r>
      <w:commentRangeEnd w:id="42"/>
      <w:r>
        <w:commentReference w:id="42"/>
      </w:r>
      <w:r>
        <w:rPr>
          <w:rFonts w:cs="Times New Roman" w:ascii="Times New Roman" w:hAnsi="Times New Roman"/>
        </w:rPr>
        <w:t>by predators in control plots (log ratio as log[c/p]). There is significant if only random effect of block is included. B</w:t>
      </w:r>
      <w:r>
        <w:rPr>
          <w:rFonts w:cs="Times New Roman" w:ascii="Times New Roman" w:hAnsi="Times New Roman"/>
          <w:shd w:fill="FFF200" w:val="clear"/>
        </w:rPr>
        <w:t>ut this might be related to plant community composition etc…. might be problematic to test with limited data</w:t>
      </w:r>
      <w:r>
        <w:rPr>
          <w:rFonts w:cs="Times New Roman" w:ascii="Times New Roman" w:hAnsi="Times New Roman"/>
        </w:rPr>
        <w:t xml:space="preserve">. When random slope for each garden is included we see that it varies from positive to negative. I used nlme package and fitted random slope model and it showed no significant dependence of log-ratio on pdi. This result </w:t>
      </w:r>
      <w:r>
        <w:rPr>
          <w:rFonts w:cs="Times New Roman" w:ascii="Times New Roman" w:hAnsi="Times New Roman"/>
          <w:b/>
          <w:bCs/>
        </w:rPr>
        <w:t>confirms again no effect of predtaors.</w:t>
      </w:r>
      <w:r>
        <w:rPr>
          <w:rFonts w:cs="Times New Roman" w:ascii="Times New Roman" w:hAnsi="Times New Roman"/>
        </w:rPr>
        <w:t xml:space="preserve"> Second plot is from lmer and ggeffects.</w:t>
      </w:r>
    </w:p>
    <w:p>
      <w:pPr>
        <w:pStyle w:val="Standard"/>
        <w:rPr>
          <w:rFonts w:ascii="Times New Roman" w:hAnsi="Times New Roman" w:cs="Times New Roman"/>
          <w:b/>
          <w:b/>
          <w:bCs/>
        </w:rPr>
      </w:pPr>
      <w:r>
        <w:rPr>
          <w:rFonts w:cs="Times New Roman" w:ascii="Times New Roman" w:hAnsi="Times New Roman"/>
          <w:b/>
          <w:bCs/>
        </w:rPr>
        <w:drawing>
          <wp:anchor behindDoc="0" distT="0" distB="6350" distL="114300" distR="114300" simplePos="0" locked="0" layoutInCell="1" allowOverlap="1" relativeHeight="13">
            <wp:simplePos x="0" y="0"/>
            <wp:positionH relativeFrom="column">
              <wp:align>center</wp:align>
            </wp:positionH>
            <wp:positionV relativeFrom="paragraph">
              <wp:posOffset>635</wp:posOffset>
            </wp:positionV>
            <wp:extent cx="5912485" cy="3230880"/>
            <wp:effectExtent l="0" t="0" r="0" b="0"/>
            <wp:wrapTopAndBottom/>
            <wp:docPr id="1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7" descr=""/>
                    <pic:cNvPicPr>
                      <a:picLocks noChangeAspect="1" noChangeArrowheads="1"/>
                    </pic:cNvPicPr>
                  </pic:nvPicPr>
                  <pic:blipFill>
                    <a:blip r:embed="rId17"/>
                    <a:stretch>
                      <a:fillRect/>
                    </a:stretch>
                  </pic:blipFill>
                  <pic:spPr bwMode="auto">
                    <a:xfrm>
                      <a:off x="0" y="0"/>
                      <a:ext cx="5912485" cy="3230880"/>
                    </a:xfrm>
                    <a:prstGeom prst="rect">
                      <a:avLst/>
                    </a:prstGeom>
                  </pic:spPr>
                </pic:pic>
              </a:graphicData>
            </a:graphic>
          </wp:anchor>
        </w:drawing>
      </w:r>
    </w:p>
    <w:p>
      <w:pPr>
        <w:pStyle w:val="Standard"/>
        <w:rPr>
          <w:rFonts w:ascii="Times New Roman" w:hAnsi="Times New Roman" w:cs="Times New Roman"/>
          <w:b/>
          <w:b/>
          <w:bCs/>
        </w:rPr>
      </w:pPr>
      <w:r>
        <w:rPr>
          <w:rFonts w:cs="Times New Roman" w:ascii="Times New Roman" w:hAnsi="Times New Roman"/>
          <w:b/>
          <w:bCs/>
        </w:rPr>
        <w:t xml:space="preserve">Plot [X] PDI values for species which were lost gained or stayed after applying </w:t>
      </w:r>
      <w:r>
        <w:rPr>
          <w:rFonts w:cs="Times New Roman" w:ascii="Times New Roman" w:hAnsi="Times New Roman"/>
          <w:b/>
          <w:bCs/>
          <w:shd w:fill="FFF200" w:val="clear"/>
        </w:rPr>
        <w:t>predator treatment to control plot</w:t>
      </w:r>
      <w:r>
        <w:rPr>
          <w:rFonts w:cs="Times New Roman" w:ascii="Times New Roman" w:hAnsi="Times New Roman"/>
        </w:rPr>
        <w:t xml:space="preserve">. </w:t>
      </w:r>
      <w:r>
        <w:rPr>
          <w:rFonts w:cs="Times New Roman" w:ascii="Times New Roman" w:hAnsi="Times New Roman"/>
          <w:b/>
          <w:bCs/>
        </w:rPr>
        <w:t>Responses are specific to herbivore order</w:t>
      </w:r>
      <w:r>
        <w:rPr>
          <w:rFonts w:cs="Times New Roman" w:ascii="Times New Roman" w:hAnsi="Times New Roman"/>
        </w:rPr>
        <w:t>. Removed species with abundance lower than 10 individuals.</w:t>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t>C. If there is a limited cascading and top-down effect by predators control to what extend herbivores control plant populations.</w:t>
      </w:r>
    </w:p>
    <w:p>
      <w:pPr>
        <w:pStyle w:val="Standard"/>
        <w:rPr/>
      </w:pPr>
      <w:r>
        <w:rPr>
          <w:rFonts w:cs="Times New Roman" w:ascii="Times New Roman" w:hAnsi="Times New Roman"/>
        </w:rPr>
        <w:t xml:space="preserve">Hypothesized effect of predators on herbivore community focuses on reducing interspecific competition: </w:t>
      </w:r>
      <w:r>
        <w:rPr>
          <w:rFonts w:cs="Times New Roman" w:ascii="Times New Roman" w:hAnsi="Times New Roman"/>
          <w:b/>
          <w:bCs/>
        </w:rPr>
        <w:t>from Ponisio</w:t>
      </w:r>
      <w:r>
        <w:rPr>
          <w:rFonts w:cs="Times New Roman" w:ascii="Times New Roman" w:hAnsi="Times New Roman"/>
        </w:rPr>
        <w:t xml:space="preserve">: </w:t>
      </w:r>
      <w:r>
        <w:rPr>
          <w:rFonts w:cs="Times New Roman" w:ascii="Times New Roman" w:hAnsi="Times New Roman"/>
          <w:i/>
          <w:iCs/>
        </w:rPr>
        <w:t>“</w:t>
      </w:r>
      <w:r>
        <w:rPr>
          <w:i/>
          <w:iCs/>
        </w:rPr>
        <w:t>competitive or ecological release, increases population niche breadth by increasing among-individual variation (</w:t>
      </w:r>
      <w:r>
        <w:fldChar w:fldCharType="begin"/>
      </w:r>
      <w:r>
        <w:rPr>
          <w:rStyle w:val="ListLabel3"/>
          <w:i/>
          <w:iCs/>
        </w:rPr>
        <w:instrText> HYPERLINK "https://www.frontiersin.org/articles/10.3389/fevo.2019.00103/full" \l "B13"</w:instrText>
      </w:r>
      <w:r>
        <w:rPr>
          <w:rStyle w:val="ListLabel3"/>
          <w:i/>
          <w:iCs/>
        </w:rPr>
        <w:fldChar w:fldCharType="separate"/>
      </w:r>
      <w:r>
        <w:rPr>
          <w:rStyle w:val="ListLabel3"/>
          <w:i/>
          <w:iCs/>
        </w:rPr>
        <w:t>Bolnick et al., 2010</w:t>
      </w:r>
      <w:r>
        <w:rPr>
          <w:rStyle w:val="ListLabel3"/>
          <w:i/>
          <w:iCs/>
        </w:rPr>
        <w:fldChar w:fldCharType="end"/>
      </w:r>
      <w:r>
        <w:rPr>
          <w:i/>
          <w:iCs/>
        </w:rPr>
        <w:t>)”</w:t>
      </w:r>
      <w:r>
        <w:rPr>
          <w:rFonts w:cs="Times New Roman" w:ascii="Times New Roman" w:hAnsi="Times New Roman"/>
        </w:rPr>
        <w:t>. If we have such a limited effect of predators, inter-specific competition should drive herbivore communities. Herbivores may compete exploitatively for resources. To what extend these can also affect plants is unclear. Different feeding modes from Schmitz... We showed in our previous paper, that herbivores had positive effects on plant diversity, community and trait composition. We also showed that there was no significant increase (despite some increase visible) in plant biomass. This suggests that bottom-up control of herbivores by plants might be stronger (this is what log ratio plots would suggest). Also, no effect of predator removal on plants might suggest absolute food limitation, where all available resources are eaten by hrebivores, that are limited only by its avilability. When more food becomes available, it is being divided between present herbivore individuals. In this case predation only increase per capita share of plant resources for surviving herbivores – ecosystems like this should be largely “brown” (Schmitz 2010). Why IPs would then be affected so strongly?</w:t>
      </w:r>
    </w:p>
    <w:p>
      <w:pPr>
        <w:pStyle w:val="Standard"/>
        <w:rPr>
          <w:rFonts w:ascii="Times New Roman" w:hAnsi="Times New Roman" w:cs="Times New Roman"/>
        </w:rPr>
      </w:pPr>
      <w:r>
        <w:rPr>
          <w:rFonts w:cs="Times New Roman" w:ascii="Times New Roman" w:hAnsi="Times New Roman"/>
        </w:rPr>
        <w:t>Maybe not much is actually available for herbivores...</w:t>
      </w:r>
    </w:p>
    <w:p>
      <w:pPr>
        <w:pStyle w:val="Standard"/>
        <w:rPr/>
      </w:pPr>
      <w:r>
        <w:rPr>
          <w:rFonts w:cs="Times New Roman" w:ascii="Times New Roman" w:hAnsi="Times New Roman"/>
        </w:rPr>
        <w:t xml:space="preserve">What is going on within herbivore community when weevils are added? Are they competing more strongly for resources? </w:t>
      </w:r>
      <w:commentRangeStart w:id="43"/>
      <w:r>
        <w:rPr>
          <w:rFonts w:cs="Times New Roman" w:ascii="Times New Roman" w:hAnsi="Times New Roman"/>
        </w:rPr>
        <w:t xml:space="preserve">Hypotheses about herbivores on plants: Insecticide didn’t strongly increase </w:t>
      </w:r>
      <w:r>
        <w:rPr>
          <w:rFonts w:cs="Times New Roman" w:ascii="Times New Roman" w:hAnsi="Times New Roman"/>
          <w:b/>
          <w:bCs/>
        </w:rPr>
        <w:t>productivity</w:t>
      </w:r>
      <w:r>
        <w:rPr>
          <w:rFonts w:cs="Times New Roman" w:ascii="Times New Roman" w:hAnsi="Times New Roman"/>
        </w:rPr>
        <w:t xml:space="preserve"> on our plots</w:t>
      </w:r>
      <w:r>
        <w:rPr>
          <w:rFonts w:cs="Times New Roman" w:ascii="Times New Roman" w:hAnsi="Times New Roman"/>
        </w:rPr>
      </w:r>
      <w:commentRangeEnd w:id="43"/>
      <w:r>
        <w:commentReference w:id="43"/>
      </w:r>
      <w:r>
        <w:rPr>
          <w:rFonts w:cs="Times New Roman" w:ascii="Times New Roman" w:hAnsi="Times New Roman"/>
        </w:rPr>
        <w:t>. This suggests, that herbivores are more restricted by their ability to digest and assimilate food and that community might not be saturated. Increased intra-specific competition should lead to increased modularity of plant-herbivore networks (Augustyn et al., 2</w:t>
      </w:r>
      <w:bookmarkStart w:id="6" w:name="ZOTERO_ITEM_CSL_CITATION_%2525257B%25252"/>
      <w:bookmarkEnd w:id="6"/>
      <w:r>
        <w:rPr>
          <w:rFonts w:cs="Times New Roman" w:ascii="Times New Roman" w:hAnsi="Times New Roman"/>
        </w:rPr>
        <w:t xml:space="preserve">016). This is not the case in our data (not for abundance nor biomass based networks). No increase compared with predator plot was observed for W125 and W25. </w:t>
      </w:r>
      <w:r>
        <w:rPr>
          <w:rFonts w:cs="Times New Roman" w:ascii="Times New Roman" w:hAnsi="Times New Roman"/>
          <w:shd w:fill="FFF200" w:val="clear"/>
        </w:rPr>
        <w:t>PDI plots</w:t>
      </w:r>
      <w:r>
        <w:rPr>
          <w:rFonts w:cs="Times New Roman" w:ascii="Times New Roman" w:hAnsi="Times New Roman"/>
        </w:rPr>
        <w:t>:</w:t>
      </w:r>
    </w:p>
    <w:p>
      <w:pPr>
        <w:pStyle w:val="Standard"/>
        <w:rPr>
          <w:rFonts w:ascii="Times New Roman" w:hAnsi="Times New Roman" w:cs="Times New Roman"/>
          <w:b/>
          <w:b/>
          <w:bCs/>
        </w:rPr>
      </w:pPr>
      <w:commentRangeStart w:id="44"/>
      <w:r>
        <w:drawing>
          <wp:anchor behindDoc="0" distT="0" distB="3175" distL="114300" distR="114300" simplePos="0" locked="0" layoutInCell="1" allowOverlap="1" relativeHeight="12">
            <wp:simplePos x="0" y="0"/>
            <wp:positionH relativeFrom="column">
              <wp:align>center</wp:align>
            </wp:positionH>
            <wp:positionV relativeFrom="paragraph">
              <wp:posOffset>635</wp:posOffset>
            </wp:positionV>
            <wp:extent cx="4688205" cy="3178175"/>
            <wp:effectExtent l="0" t="0" r="0" b="0"/>
            <wp:wrapTopAndBottom/>
            <wp:docPr id="1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8" descr=""/>
                    <pic:cNvPicPr>
                      <a:picLocks noChangeAspect="1" noChangeArrowheads="1"/>
                    </pic:cNvPicPr>
                  </pic:nvPicPr>
                  <pic:blipFill>
                    <a:blip r:embed="rId18"/>
                    <a:stretch>
                      <a:fillRect/>
                    </a:stretch>
                  </pic:blipFill>
                  <pic:spPr bwMode="auto">
                    <a:xfrm>
                      <a:off x="0" y="0"/>
                      <a:ext cx="4688205" cy="3178175"/>
                    </a:xfrm>
                    <a:prstGeom prst="rect">
                      <a:avLst/>
                    </a:prstGeom>
                  </pic:spPr>
                </pic:pic>
              </a:graphicData>
            </a:graphic>
          </wp:anchor>
        </w:drawing>
      </w:r>
      <w:r>
        <w:rPr>
          <w:rFonts w:cs="Times New Roman" w:ascii="Times New Roman" w:hAnsi="Times New Roman"/>
          <w:b/>
          <w:bCs/>
        </w:rPr>
        <w:t>p</w:t>
      </w:r>
      <w:r>
        <w:rPr>
          <w:rFonts w:cs="Times New Roman" w:ascii="Times New Roman" w:hAnsi="Times New Roman"/>
          <w:b/>
          <w:bCs/>
        </w:rPr>
        <w:t xml:space="preserve">lot </w:t>
      </w:r>
      <w:r>
        <w:rPr>
          <w:rFonts w:cs="Times New Roman" w:ascii="Times New Roman" w:hAnsi="Times New Roman"/>
          <w:b/>
          <w:bCs/>
        </w:rPr>
      </w:r>
      <w:commentRangeEnd w:id="44"/>
      <w:r>
        <w:commentReference w:id="44"/>
      </w:r>
      <w:r>
        <w:rPr>
          <w:rFonts w:cs="Times New Roman" w:ascii="Times New Roman" w:hAnsi="Times New Roman"/>
          <w:b/>
          <w:bCs/>
        </w:rPr>
        <w:t>[x] PDI values calculated based on abundance vs based on biomass. Line is slope 1 and intercept 0 [pdi.R]</w:t>
      </w:r>
    </w:p>
    <w:p>
      <w:pPr>
        <w:pStyle w:val="Standard"/>
        <w:rPr/>
      </w:pPr>
      <w:r>
        <w:rPr>
          <w:rFonts w:cs="Times New Roman" w:ascii="Times New Roman" w:hAnsi="Times New Roman"/>
          <w:b/>
          <w:bCs/>
        </w:rPr>
        <w:t xml:space="preserve">Fig [X] network descriptors for putative interaction networks based on herbivore abundances on plants. </w:t>
      </w:r>
      <w:r>
        <w:rPr>
          <w:rFonts w:cs="Times New Roman" w:ascii="Times New Roman" w:hAnsi="Times New Roman"/>
          <w:b/>
          <w:bCs/>
          <w:shd w:fill="FFF200" w:val="clear"/>
        </w:rPr>
        <w:t>[still need to check significance for some of these]</w:t>
      </w:r>
    </w:p>
    <w:p>
      <w:pPr>
        <w:pStyle w:val="Standard"/>
        <w:rPr/>
      </w:pPr>
      <w:r>
        <w:rPr/>
        <w:drawing>
          <wp:anchor behindDoc="0" distT="0" distB="0" distL="114300" distR="120015" simplePos="0" locked="0" layoutInCell="1" allowOverlap="1" relativeHeight="9">
            <wp:simplePos x="0" y="0"/>
            <wp:positionH relativeFrom="column">
              <wp:posOffset>2169160</wp:posOffset>
            </wp:positionH>
            <wp:positionV relativeFrom="paragraph">
              <wp:posOffset>-173355</wp:posOffset>
            </wp:positionV>
            <wp:extent cx="2947035" cy="2383155"/>
            <wp:effectExtent l="0" t="0" r="0" b="0"/>
            <wp:wrapTopAndBottom/>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9"/>
                    <a:stretch>
                      <a:fillRect/>
                    </a:stretch>
                  </pic:blipFill>
                  <pic:spPr bwMode="auto">
                    <a:xfrm>
                      <a:off x="0" y="0"/>
                      <a:ext cx="2947035" cy="2383155"/>
                    </a:xfrm>
                    <a:prstGeom prst="rect">
                      <a:avLst/>
                    </a:prstGeom>
                  </pic:spPr>
                </pic:pic>
              </a:graphicData>
            </a:graphic>
          </wp:anchor>
        </w:drawing>
      </w:r>
    </w:p>
    <w:p>
      <w:pPr>
        <w:pStyle w:val="Standard"/>
        <w:rPr/>
      </w:pPr>
      <w:r>
        <w:rPr/>
      </w:r>
    </w:p>
    <w:p>
      <w:pPr>
        <w:pStyle w:val="Standard"/>
        <w:rPr/>
      </w:pPr>
      <w:r>
        <w:rPr>
          <w:rFonts w:cs="Times New Roman" w:ascii="Times New Roman" w:hAnsi="Times New Roman"/>
        </w:rPr>
        <w:t xml:space="preserve">Fig [X] </w:t>
      </w:r>
      <w:commentRangeStart w:id="45"/>
      <w:r>
        <w:rPr>
          <w:rFonts w:cs="Times New Roman" w:ascii="Times New Roman" w:hAnsi="Times New Roman"/>
        </w:rPr>
        <w:t>S</w:t>
      </w:r>
      <w:r>
        <w:rPr>
          <w:rFonts w:cs="Times New Roman" w:ascii="Times New Roman" w:hAnsi="Times New Roman"/>
          <w:b/>
          <w:bCs/>
        </w:rPr>
        <w:t xml:space="preserve">imilariliy </w:t>
      </w:r>
      <w:r>
        <w:rPr>
          <w:rFonts w:cs="Times New Roman" w:ascii="Times New Roman" w:hAnsi="Times New Roman"/>
          <w:b/>
          <w:bCs/>
        </w:rPr>
      </w:r>
      <w:commentRangeEnd w:id="45"/>
      <w:r>
        <w:commentReference w:id="45"/>
      </w:r>
      <w:r>
        <w:rPr>
          <w:rFonts w:cs="Times New Roman" w:ascii="Times New Roman" w:hAnsi="Times New Roman"/>
          <w:b/>
          <w:bCs/>
        </w:rPr>
        <w:t>no effect on PDI when comparing predatory plot with W125 plot. Size of circles is proportional to individual species’ abundance.</w:t>
      </w:r>
    </w:p>
    <w:p>
      <w:pPr>
        <w:pStyle w:val="Standard"/>
        <w:rPr/>
      </w:pPr>
      <w:r>
        <w:rPr/>
      </w:r>
    </w:p>
    <w:p>
      <w:pPr>
        <w:pStyle w:val="Standard"/>
        <w:rPr/>
      </w:pPr>
      <w:r>
        <w:rPr/>
      </w:r>
    </w:p>
    <w:p>
      <w:pPr>
        <w:pStyle w:val="Standard"/>
        <w:rPr/>
      </w:pPr>
      <w:r>
        <w:drawing>
          <wp:anchor behindDoc="0" distT="0" distB="635" distL="114300" distR="115570" simplePos="0" locked="0" layoutInCell="1" allowOverlap="1" relativeHeight="24">
            <wp:simplePos x="0" y="0"/>
            <wp:positionH relativeFrom="column">
              <wp:align>center</wp:align>
            </wp:positionH>
            <wp:positionV relativeFrom="paragraph">
              <wp:posOffset>635</wp:posOffset>
            </wp:positionV>
            <wp:extent cx="5912485" cy="3960495"/>
            <wp:effectExtent l="0" t="0" r="0" b="0"/>
            <wp:wrapTopAndBottom/>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20"/>
                    <a:stretch>
                      <a:fillRect/>
                    </a:stretch>
                  </pic:blipFill>
                  <pic:spPr bwMode="auto">
                    <a:xfrm>
                      <a:off x="0" y="0"/>
                      <a:ext cx="5912485" cy="3960495"/>
                    </a:xfrm>
                    <a:prstGeom prst="rect">
                      <a:avLst/>
                    </a:prstGeom>
                  </pic:spPr>
                </pic:pic>
              </a:graphicData>
            </a:graphic>
          </wp:anchor>
        </w:drawing>
      </w:r>
      <w:r>
        <w:rPr>
          <w:rFonts w:cs="Times New Roman" w:ascii="Times New Roman" w:hAnsi="Times New Roman"/>
        </w:rPr>
        <w:t>F</w:t>
      </w:r>
      <w:r>
        <w:rPr>
          <w:rFonts w:cs="Times New Roman" w:ascii="Times New Roman" w:hAnsi="Times New Roman"/>
        </w:rPr>
        <w:t>ig [X]</w:t>
      </w:r>
      <w:r>
        <w:rPr>
          <w:rFonts w:cs="Times New Roman" w:ascii="Times New Roman" w:hAnsi="Times New Roman"/>
          <w:b/>
          <w:bCs/>
        </w:rPr>
        <w:t xml:space="preserve"> </w:t>
      </w:r>
      <w:commentRangeStart w:id="46"/>
      <w:r>
        <w:rPr>
          <w:rFonts w:cs="Times New Roman" w:ascii="Times New Roman" w:hAnsi="Times New Roman"/>
          <w:b/>
          <w:bCs/>
        </w:rPr>
        <w:t xml:space="preserve">Network </w:t>
      </w:r>
      <w:r>
        <w:rPr>
          <w:rFonts w:cs="Times New Roman" w:ascii="Times New Roman" w:hAnsi="Times New Roman"/>
          <w:b/>
          <w:bCs/>
        </w:rPr>
      </w:r>
      <w:commentRangeEnd w:id="46"/>
      <w:r>
        <w:commentReference w:id="46"/>
      </w:r>
      <w:r>
        <w:rPr>
          <w:rFonts w:cs="Times New Roman" w:ascii="Times New Roman" w:hAnsi="Times New Roman"/>
          <w:b/>
          <w:bCs/>
        </w:rPr>
        <w:t>descriptors for putative interaction between plants-herbivores. Experimentally manipulated weevil species was removed form all networks before the analyses. Red color indicates significance at the</w:t>
      </w:r>
    </w:p>
    <w:p>
      <w:pPr>
        <w:pStyle w:val="Standard"/>
        <w:rPr/>
      </w:pPr>
      <w:r>
        <w:rPr/>
      </w:r>
    </w:p>
    <w:p>
      <w:pPr>
        <w:pStyle w:val="Standard"/>
        <w:rPr>
          <w:rFonts w:ascii="Times New Roman" w:hAnsi="Times New Roman" w:cs="Times New Roman"/>
          <w:b/>
          <w:b/>
          <w:bCs/>
        </w:rPr>
      </w:pPr>
      <w:r>
        <w:rPr>
          <w:rFonts w:cs="Times New Roman" w:ascii="Times New Roman" w:hAnsi="Times New Roman"/>
          <w:b/>
          <w:bCs/>
        </w:rPr>
      </w:r>
    </w:p>
    <w:p>
      <w:pPr>
        <w:pStyle w:val="Standard"/>
        <w:rPr>
          <w:rFonts w:ascii="Times New Roman" w:hAnsi="Times New Roman" w:cs="Times New Roman"/>
          <w:b/>
          <w:b/>
          <w:bCs/>
        </w:rPr>
      </w:pPr>
      <w:r>
        <w:rPr>
          <w:rFonts w:cs="Times New Roman" w:ascii="Times New Roman" w:hAnsi="Times New Roman"/>
          <w:b/>
          <w:bCs/>
        </w:rPr>
        <w:drawing>
          <wp:anchor behindDoc="0" distT="0" distB="0" distL="114300" distR="114300" simplePos="0" locked="0" layoutInCell="1" allowOverlap="1" relativeHeight="10">
            <wp:simplePos x="0" y="0"/>
            <wp:positionH relativeFrom="column">
              <wp:align>center</wp:align>
            </wp:positionH>
            <wp:positionV relativeFrom="paragraph">
              <wp:posOffset>635</wp:posOffset>
            </wp:positionV>
            <wp:extent cx="5912485" cy="4042410"/>
            <wp:effectExtent l="0" t="0" r="0" b="0"/>
            <wp:wrapTopAndBottom/>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1"/>
                    <a:stretch>
                      <a:fillRect/>
                    </a:stretch>
                  </pic:blipFill>
                  <pic:spPr bwMode="auto">
                    <a:xfrm>
                      <a:off x="0" y="0"/>
                      <a:ext cx="5912485" cy="4042410"/>
                    </a:xfrm>
                    <a:prstGeom prst="rect">
                      <a:avLst/>
                    </a:prstGeom>
                  </pic:spPr>
                </pic:pic>
              </a:graphicData>
            </a:graphic>
          </wp:anchor>
        </w:drawing>
      </w:r>
    </w:p>
    <w:p>
      <w:pPr>
        <w:pStyle w:val="Standard"/>
        <w:rPr/>
      </w:pPr>
      <w:r>
        <w:rPr>
          <w:rFonts w:cs="Times New Roman" w:ascii="Times New Roman" w:hAnsi="Times New Roman"/>
          <w:b/>
          <w:bCs/>
        </w:rPr>
        <w:t xml:space="preserve">Plot [X] </w:t>
      </w:r>
      <w:commentRangeStart w:id="47"/>
      <w:r>
        <w:rPr>
          <w:rFonts w:cs="Times New Roman" w:ascii="Times New Roman" w:hAnsi="Times New Roman"/>
          <w:b/>
          <w:bCs/>
        </w:rPr>
        <w:t xml:space="preserve">PDI </w:t>
      </w:r>
      <w:r>
        <w:rPr>
          <w:rFonts w:cs="Times New Roman" w:ascii="Times New Roman" w:hAnsi="Times New Roman"/>
          <w:b/>
          <w:bCs/>
        </w:rPr>
      </w:r>
      <w:commentRangeEnd w:id="47"/>
      <w:r>
        <w:commentReference w:id="47"/>
      </w:r>
      <w:r>
        <w:rPr>
          <w:rFonts w:cs="Times New Roman" w:ascii="Times New Roman" w:hAnsi="Times New Roman"/>
          <w:b/>
          <w:bCs/>
        </w:rPr>
        <w:t xml:space="preserve">values for species which were lost gained or stayed after applying </w:t>
      </w:r>
      <w:r>
        <w:rPr>
          <w:rFonts w:cs="Times New Roman" w:ascii="Times New Roman" w:hAnsi="Times New Roman"/>
          <w:b/>
          <w:bCs/>
          <w:shd w:fill="FFF200" w:val="clear"/>
        </w:rPr>
        <w:t>weevil 125 treatment to predator plot</w:t>
      </w:r>
      <w:r>
        <w:rPr>
          <w:rFonts w:cs="Times New Roman" w:ascii="Times New Roman" w:hAnsi="Times New Roman"/>
        </w:rPr>
        <w:t xml:space="preserve">. </w:t>
      </w:r>
      <w:r>
        <w:rPr>
          <w:rFonts w:cs="Times New Roman" w:ascii="Times New Roman" w:hAnsi="Times New Roman"/>
          <w:b/>
          <w:bCs/>
        </w:rPr>
        <w:t>Responses are specific to herbivore order</w:t>
      </w:r>
      <w:r>
        <w:rPr>
          <w:rFonts w:cs="Times New Roman" w:ascii="Times New Roman" w:hAnsi="Times New Roman"/>
        </w:rPr>
        <w:t>. Species for which abundance was higher than 10 ind.</w:t>
      </w:r>
    </w:p>
    <w:p>
      <w:pPr>
        <w:pStyle w:val="Standard"/>
        <w:rPr/>
      </w:pPr>
      <w:r>
        <w:drawing>
          <wp:anchor behindDoc="0" distT="0" distB="0" distL="114300" distR="114300" simplePos="0" locked="0" layoutInCell="1" allowOverlap="1" relativeHeight="11">
            <wp:simplePos x="0" y="0"/>
            <wp:positionH relativeFrom="column">
              <wp:align>center</wp:align>
            </wp:positionH>
            <wp:positionV relativeFrom="paragraph">
              <wp:posOffset>635</wp:posOffset>
            </wp:positionV>
            <wp:extent cx="5912485" cy="4042410"/>
            <wp:effectExtent l="0" t="0" r="0" b="0"/>
            <wp:wrapTopAndBottom/>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2"/>
                    <a:stretch>
                      <a:fillRect/>
                    </a:stretch>
                  </pic:blipFill>
                  <pic:spPr bwMode="auto">
                    <a:xfrm>
                      <a:off x="0" y="0"/>
                      <a:ext cx="5912485" cy="4042410"/>
                    </a:xfrm>
                    <a:prstGeom prst="rect">
                      <a:avLst/>
                    </a:prstGeom>
                  </pic:spPr>
                </pic:pic>
              </a:graphicData>
            </a:graphic>
          </wp:anchor>
        </w:drawing>
      </w:r>
      <w:r>
        <w:rPr>
          <w:rFonts w:cs="Times New Roman" w:ascii="Times New Roman" w:hAnsi="Times New Roman"/>
          <w:b/>
          <w:bCs/>
        </w:rPr>
        <w:t>P</w:t>
      </w:r>
      <w:r>
        <w:rPr>
          <w:rFonts w:cs="Times New Roman" w:ascii="Times New Roman" w:hAnsi="Times New Roman"/>
          <w:b/>
          <w:bCs/>
        </w:rPr>
        <w:t xml:space="preserve">lot [X] PDI values for species which were lost gained or stayed after applying </w:t>
      </w:r>
      <w:r>
        <w:rPr>
          <w:rFonts w:cs="Times New Roman" w:ascii="Times New Roman" w:hAnsi="Times New Roman"/>
          <w:b/>
          <w:bCs/>
          <w:shd w:fill="FFF200" w:val="clear"/>
        </w:rPr>
        <w:t>weevil 25 treatment to predator plot</w:t>
      </w:r>
      <w:r>
        <w:rPr>
          <w:rFonts w:cs="Times New Roman" w:ascii="Times New Roman" w:hAnsi="Times New Roman"/>
        </w:rPr>
        <w:t xml:space="preserve">. </w:t>
      </w:r>
      <w:r>
        <w:rPr>
          <w:rFonts w:cs="Times New Roman" w:ascii="Times New Roman" w:hAnsi="Times New Roman"/>
          <w:b/>
          <w:bCs/>
        </w:rPr>
        <w:t>Responses are specific to herbivore order</w:t>
      </w:r>
      <w:r>
        <w:rPr>
          <w:rFonts w:cs="Times New Roman" w:ascii="Times New Roman" w:hAnsi="Times New Roman"/>
        </w:rPr>
        <w:t>.</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We test whether addition of generalist herbivores affected herbivore and IP invertebrate predator community. Questions asked here may concerning: A) to what extent insect community is controlled by plant community () B) saturation of herbivore community: would adding significant amount of herbivores force some changes in it, would some groups be affected more strongly than others. Comparison of P, I, and W125 plots (however the state of the community at the moment of sampling in case of biomass might not represent the effect well.</w:t>
      </w:r>
      <w:r>
        <w:rPr>
          <w:rFonts w:cs="Times New Roman" w:ascii="Times New Roman" w:hAnsi="Times New Roman"/>
          <w:color w:val="FFFFFF"/>
        </w:rPr>
        <w:t xml:space="preserve"> </w:t>
      </w:r>
      <w:r>
        <w:rPr>
          <w:rFonts w:cs="Times New Roman" w:ascii="Times New Roman" w:hAnsi="Times New Roman"/>
        </w:rPr>
        <w:t>[what type of results I expect here?].</w:t>
      </w:r>
    </w:p>
    <w:p>
      <w:pPr>
        <w:pStyle w:val="Standard"/>
        <w:rPr>
          <w:rFonts w:ascii="Times New Roman" w:hAnsi="Times New Roman" w:cs="Times New Roman"/>
          <w:b/>
          <w:b/>
          <w:bCs/>
        </w:rPr>
      </w:pPr>
      <w:r>
        <w:rPr>
          <w:rFonts w:cs="Times New Roman" w:ascii="Times New Roman" w:hAnsi="Times New Roman"/>
          <w:b/>
          <w:bCs/>
        </w:rPr>
        <w:t>Plots []: log ratio of P/W125 for biomass,</w:t>
      </w:r>
    </w:p>
    <w:p>
      <w:pPr>
        <w:pStyle w:val="Standard"/>
        <w:rPr>
          <w:rFonts w:ascii="Times New Roman" w:hAnsi="Times New Roman" w:cs="Times New Roman"/>
          <w:b/>
          <w:b/>
          <w:bCs/>
        </w:rPr>
      </w:pPr>
      <w:r>
        <w:drawing>
          <wp:anchor behindDoc="0" distT="0" distB="3175" distL="114300" distR="114300" simplePos="0" locked="0" layoutInCell="1" allowOverlap="1" relativeHeight="14">
            <wp:simplePos x="0" y="0"/>
            <wp:positionH relativeFrom="column">
              <wp:align>center</wp:align>
            </wp:positionH>
            <wp:positionV relativeFrom="paragraph">
              <wp:posOffset>635</wp:posOffset>
            </wp:positionV>
            <wp:extent cx="5912485" cy="4550410"/>
            <wp:effectExtent l="0" t="0" r="0" b="0"/>
            <wp:wrapTopAndBottom/>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3"/>
                    <a:stretch>
                      <a:fillRect/>
                    </a:stretch>
                  </pic:blipFill>
                  <pic:spPr bwMode="auto">
                    <a:xfrm>
                      <a:off x="0" y="0"/>
                      <a:ext cx="5912485" cy="4550410"/>
                    </a:xfrm>
                    <a:prstGeom prst="rect">
                      <a:avLst/>
                    </a:prstGeom>
                  </pic:spPr>
                </pic:pic>
              </a:graphicData>
            </a:graphic>
          </wp:anchor>
        </w:drawing>
      </w:r>
      <w:r>
        <w:rPr>
          <w:rFonts w:cs="Times New Roman" w:ascii="Times New Roman" w:hAnsi="Times New Roman"/>
          <w:b/>
          <w:bCs/>
        </w:rPr>
        <w:t>P</w:t>
      </w:r>
      <w:r>
        <w:rPr>
          <w:rFonts w:cs="Times New Roman" w:ascii="Times New Roman" w:hAnsi="Times New Roman"/>
          <w:b/>
          <w:bCs/>
        </w:rPr>
        <w:t xml:space="preserve">lot[X] </w:t>
      </w:r>
      <w:commentRangeStart w:id="48"/>
      <w:r>
        <w:rPr>
          <w:rFonts w:cs="Times New Roman" w:ascii="Times New Roman" w:hAnsi="Times New Roman"/>
          <w:b/>
          <w:bCs/>
        </w:rPr>
        <w:t>PRED</w:t>
      </w:r>
      <w:r>
        <w:rPr>
          <w:rFonts w:cs="Times New Roman" w:ascii="Times New Roman" w:hAnsi="Times New Roman"/>
          <w:b/>
          <w:bCs/>
        </w:rPr>
      </w:r>
      <w:commentRangeEnd w:id="48"/>
      <w:r>
        <w:commentReference w:id="48"/>
      </w:r>
      <w:r>
        <w:rPr>
          <w:rFonts w:cs="Times New Roman" w:ascii="Times New Roman" w:hAnsi="Times New Roman"/>
          <w:b/>
          <w:bCs/>
        </w:rPr>
        <w:t>/CONT log ratio vs PDI for individual gardens.</w:t>
      </w:r>
    </w:p>
    <w:p>
      <w:pPr>
        <w:pStyle w:val="Standard"/>
        <w:rPr/>
      </w:pPr>
      <w:r>
        <w:rPr>
          <w:rFonts w:cs="Times New Roman" w:ascii="Times New Roman" w:hAnsi="Times New Roman"/>
          <w:b/>
          <w:bCs/>
        </w:rPr>
        <w:t xml:space="preserve">Plot []: Insect community I,P,C,W1,W2 / P, W1,W2 </w:t>
      </w:r>
      <w:r>
        <w:rPr>
          <w:rFonts w:cs="Times New Roman" w:ascii="Times New Roman" w:hAnsi="Times New Roman"/>
        </w:rPr>
        <w:t xml:space="preserve">[should that be with or without IPs? Definitely the effect of vegetation would have to be removed, however, there were no significant PC axes. 1. </w:t>
      </w:r>
      <w:r>
        <w:rPr>
          <w:rFonts w:cs="Times New Roman" w:ascii="Times New Roman" w:hAnsi="Times New Roman"/>
          <w:u w:val="single"/>
        </w:rPr>
        <w:t>Effect of vegetation on herbivore community composition [PCs from the plant community on the Herbivore community]</w:t>
      </w:r>
      <w:r>
        <w:rPr>
          <w:rFonts w:cs="Times New Roman" w:ascii="Times New Roman" w:hAnsi="Times New Roman"/>
        </w:rPr>
        <w:t xml:space="preserve">. 2. </w:t>
      </w:r>
      <w:r>
        <w:rPr>
          <w:rFonts w:cs="Times New Roman" w:ascii="Times New Roman" w:hAnsi="Times New Roman"/>
          <w:u w:val="single"/>
        </w:rPr>
        <w:t xml:space="preserve">Effect of the treatment on the herbivore community composition </w:t>
      </w:r>
      <w:r>
        <w:rPr>
          <w:rFonts w:cs="Times New Roman" w:ascii="Times New Roman" w:hAnsi="Times New Roman"/>
          <w:b/>
          <w:bCs/>
          <w:u w:val="single"/>
        </w:rPr>
        <w:t>I/P/W25/W125</w:t>
      </w:r>
      <w:r>
        <w:rPr>
          <w:rFonts w:cs="Times New Roman" w:ascii="Times New Roman" w:hAnsi="Times New Roman"/>
          <w:u w:val="single"/>
        </w:rPr>
        <w:t xml:space="preserve"> or </w:t>
      </w:r>
      <w:r>
        <w:rPr>
          <w:rFonts w:cs="Times New Roman" w:ascii="Times New Roman" w:hAnsi="Times New Roman"/>
          <w:b/>
          <w:bCs/>
          <w:u w:val="single"/>
        </w:rPr>
        <w:t xml:space="preserve">P/W25/W125 </w:t>
      </w:r>
      <w:r>
        <w:rPr>
          <w:rFonts w:cs="Times New Roman" w:ascii="Times New Roman" w:hAnsi="Times New Roman"/>
          <w:u w:val="single"/>
        </w:rPr>
        <w:t>[with plant effect removed</w:t>
      </w:r>
      <w:r>
        <w:rPr>
          <w:rFonts w:cs="Times New Roman" w:ascii="Times New Roman" w:hAnsi="Times New Roman"/>
        </w:rPr>
        <w:t>]]</w:t>
      </w:r>
    </w:p>
    <w:p>
      <w:pPr>
        <w:pStyle w:val="Standard"/>
        <w:rPr>
          <w:rFonts w:ascii="Times New Roman" w:hAnsi="Times New Roman" w:cs="Times New Roman"/>
          <w:b/>
          <w:b/>
          <w:bCs/>
        </w:rPr>
      </w:pPr>
      <w:r>
        <w:rPr>
          <w:rFonts w:cs="Times New Roman" w:ascii="Times New Roman" w:hAnsi="Times New Roman"/>
          <w:b/>
          <w:bCs/>
        </w:rPr>
        <w:t>Plot [] Ordination with IP effect removed.</w:t>
      </w:r>
    </w:p>
    <w:p>
      <w:pPr>
        <w:pStyle w:val="Standard"/>
        <w:rPr>
          <w:rFonts w:ascii="Times New Roman" w:hAnsi="Times New Roman" w:cs="Times New Roman"/>
          <w:b/>
          <w:b/>
          <w:bCs/>
        </w:rPr>
      </w:pPr>
      <w:r>
        <w:rPr>
          <w:rFonts w:cs="Times New Roman" w:ascii="Times New Roman" w:hAnsi="Times New Roman"/>
          <w:b/>
          <w:bCs/>
        </w:rPr>
        <w:t>Plot [] How IPS are affecting herbivore species community? Log ratio plots and ordination.</w:t>
      </w:r>
    </w:p>
    <w:p>
      <w:pPr>
        <w:pStyle w:val="Standard"/>
        <w:rPr>
          <w:rFonts w:ascii="Times New Roman" w:hAnsi="Times New Roman" w:cs="Times New Roman"/>
        </w:rPr>
      </w:pPr>
      <w:r>
        <w:rPr>
          <w:rFonts w:cs="Times New Roman" w:ascii="Times New Roman" w:hAnsi="Times New Roman"/>
        </w:rPr>
        <w:t>We showed in our previous work, that insects affected plant community composition. Predators had an effect on plant community assembly process. To what extent herbivores are able to control plant biomass.</w:t>
      </w:r>
    </w:p>
    <w:p>
      <w:pPr>
        <w:pStyle w:val="Standard"/>
        <w:rPr>
          <w:rFonts w:ascii="Times New Roman" w:hAnsi="Times New Roman" w:cs="Times New Roman"/>
        </w:rPr>
      </w:pPr>
      <w:r>
        <w:rPr>
          <w:rFonts w:cs="Times New Roman" w:ascii="Times New Roman" w:hAnsi="Times New Roman"/>
        </w:rPr>
        <w:t>Addition of generalist – would it change the insect community composition? There was no effect on plants other than decease in biomass – no richness no diversity, what does that men?</w:t>
      </w:r>
    </w:p>
    <w:p>
      <w:pPr>
        <w:pStyle w:val="Standard"/>
        <w:rPr>
          <w:rFonts w:ascii="Times New Roman" w:hAnsi="Times New Roman" w:cs="Times New Roman"/>
          <w:b/>
          <w:b/>
          <w:bCs/>
        </w:rPr>
      </w:pPr>
      <w:r>
        <w:rPr>
          <w:rFonts w:cs="Times New Roman" w:ascii="Times New Roman" w:hAnsi="Times New Roman"/>
          <w:b/>
          <w:bCs/>
        </w:rPr>
      </w:r>
    </w:p>
    <w:p>
      <w:pPr>
        <w:pStyle w:val="Textbody1"/>
        <w:spacing w:lineRule="auto" w:line="240" w:before="0" w:after="0"/>
        <w:rPr>
          <w:rFonts w:ascii="Times New Roman" w:hAnsi="Times New Roman" w:cs="Times New Roman"/>
          <w:b/>
          <w:b/>
          <w:bCs/>
          <w:highlight w:val="yellow"/>
        </w:rPr>
      </w:pPr>
      <w:commentRangeStart w:id="49"/>
      <w:r>
        <w:rPr>
          <w:rFonts w:cs="Times New Roman" w:ascii="Times New Roman" w:hAnsi="Times New Roman"/>
          <w:b/>
          <w:bCs/>
          <w:shd w:fill="FFF200" w:val="clear"/>
        </w:rPr>
        <w:t>Discussion</w:t>
      </w:r>
      <w:commentRangeEnd w:id="49"/>
      <w:r>
        <w:commentReference w:id="49"/>
      </w:r>
      <w:r>
        <w:rPr>
          <w:rFonts w:cs="Times New Roman" w:ascii="Times New Roman" w:hAnsi="Times New Roman"/>
          <w:b/>
          <w:bCs/>
          <w:shd w:fill="FFF200" w:val="clear"/>
        </w:rPr>
      </w:r>
    </w:p>
    <w:p>
      <w:pPr>
        <w:pStyle w:val="Standard"/>
        <w:rPr>
          <w:rFonts w:ascii="Times New Roman" w:hAnsi="Times New Roman" w:cs="Times New Roman"/>
          <w:highlight w:val="yellow"/>
        </w:rPr>
      </w:pPr>
      <w:r>
        <w:rPr>
          <w:rFonts w:cs="Times New Roman" w:ascii="Times New Roman" w:hAnsi="Times New Roman"/>
          <w:shd w:fill="FFF200" w:val="clear"/>
        </w:rPr>
        <w:t>Reduced abundance and biomass of Intermediate predators caused by high addition of generalist herbivores may suggest control indirectly through “brown” chains. Spiders may feed on detritivores more thatn on herbivorous species. We didn’t find any effect on IPs.</w:t>
      </w:r>
    </w:p>
    <w:p>
      <w:pPr>
        <w:pStyle w:val="Standard"/>
        <w:rPr/>
      </w:pPr>
      <w:r>
        <w:rPr>
          <w:rFonts w:cs="Times New Roman" w:ascii="Times New Roman" w:hAnsi="Times New Roman"/>
        </w:rPr>
        <w:t xml:space="preserve">Recently proposed Tri-Trophic Interaction (TTI) hypothesis suggests that top-down effects of top predators on insect herbivore are modified mainly by plant quality, and herbivore diet breadth. It predicts, that </w:t>
      </w:r>
      <w:r>
        <w:rPr>
          <w:rFonts w:cs="Times New Roman" w:ascii="Times New Roman" w:hAnsi="Times New Roman"/>
          <w:b/>
          <w:bCs/>
        </w:rPr>
        <w:t>generalist herbivores perform worse</w:t>
      </w:r>
      <w:r>
        <w:rPr>
          <w:rFonts w:cs="Times New Roman" w:ascii="Times New Roman" w:hAnsi="Times New Roman"/>
        </w:rPr>
        <w:t xml:space="preserve"> on low quality food and predict that they would experience </w:t>
      </w:r>
      <w:r>
        <w:rPr>
          <w:rFonts w:cs="Times New Roman" w:ascii="Times New Roman" w:hAnsi="Times New Roman"/>
          <w:b/>
          <w:bCs/>
        </w:rPr>
        <w:t>stronger negative top-down effect by predators</w:t>
      </w:r>
      <w:r>
        <w:rPr>
          <w:rFonts w:cs="Times New Roman" w:ascii="Times New Roman" w:hAnsi="Times New Roman"/>
        </w:rPr>
        <w:t>.</w:t>
      </w:r>
    </w:p>
    <w:p>
      <w:pPr>
        <w:pStyle w:val="Standard"/>
        <w:rPr/>
      </w:pPr>
      <w:r>
        <w:rPr>
          <w:rFonts w:cs="Times New Roman" w:ascii="Times New Roman" w:hAnsi="Times New Roman"/>
        </w:rPr>
        <w:t xml:space="preserve">However, in complex communities mobile herbivores should be able to switch to other resources, therefore </w:t>
      </w:r>
      <w:r>
        <w:rPr>
          <w:rFonts w:cs="Times New Roman" w:ascii="Times New Roman" w:hAnsi="Times New Roman"/>
          <w:b/>
          <w:bCs/>
        </w:rPr>
        <w:t>mitigate negative effect of predators on their abundance</w:t>
      </w:r>
      <w:r>
        <w:rPr>
          <w:rFonts w:cs="Times New Roman" w:ascii="Times New Roman" w:hAnsi="Times New Roman"/>
        </w:rPr>
        <w:t>. However, effects of these interactions were studied mostly in isolated and/or simplified systems despite their potential implications for plant-herbivore interaction networks in nature</w:t>
      </w:r>
      <w:r>
        <w:rPr/>
        <w:commentReference w:id="50"/>
      </w:r>
      <w:r>
        <w:rPr>
          <w:rFonts w:cs="Times New Roman" w:ascii="Times New Roman" w:hAnsi="Times New Roman"/>
        </w:rPr>
        <w:t xml:space="preserve">. In context of a diverse plant community, competition and possible </w:t>
      </w:r>
      <w:r>
        <w:rPr>
          <w:rFonts w:cs="Times New Roman" w:ascii="Times New Roman" w:hAnsi="Times New Roman"/>
          <w:b/>
          <w:bCs/>
        </w:rPr>
        <w:t>resource shifts</w:t>
      </w:r>
      <w:r>
        <w:rPr>
          <w:rFonts w:cs="Times New Roman" w:ascii="Times New Roman" w:hAnsi="Times New Roman"/>
        </w:rPr>
        <w:t xml:space="preserve"> caused by intensified competition or predator pressure we may expect to see spectrum of responses of herbivores species to the predator exclusion</w:t>
      </w:r>
      <w:r>
        <w:rPr/>
        <w:commentReference w:id="51"/>
      </w:r>
      <w:r>
        <w:rPr>
          <w:rFonts w:cs="Times New Roman" w:ascii="Times New Roman" w:hAnsi="Times New Roman"/>
        </w:rPr>
        <w:t xml:space="preserve">. Moreover, negative effects of predtorWe present results of </w:t>
      </w:r>
      <w:r>
        <w:rPr>
          <w:rFonts w:cs="Times New Roman" w:ascii="Times New Roman" w:hAnsi="Times New Roman"/>
          <w:b/>
          <w:bCs/>
        </w:rPr>
        <w:t>putative plant-herbivore interaction networks</w:t>
      </w:r>
      <w:r>
        <w:rPr>
          <w:rFonts w:cs="Times New Roman" w:ascii="Times New Roman" w:hAnsi="Times New Roman"/>
        </w:rPr>
        <w:t xml:space="preserve"> analysis subjected to exclusion of top predators. We look for contingent and/or emergent effects in the prediction of the TTI hypothesis and  we evaluate how processes at the individual food chains level influence plant – herbivore network structure and [</w:t>
      </w:r>
      <w:r>
        <w:rPr>
          <w:rFonts w:cs="Times New Roman" w:ascii="Times New Roman" w:hAnsi="Times New Roman"/>
          <w:b/>
          <w:bCs/>
        </w:rPr>
        <w:t>probably impossible to infer</w:t>
      </w:r>
      <w:r>
        <w:rPr>
          <w:rFonts w:cs="Times New Roman" w:ascii="Times New Roman" w:hAnsi="Times New Roman"/>
        </w:rPr>
        <w:t>] how these processes translate into food web level patterns (direct and indirect effect on trophic levels)</w:t>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Standard"/>
        <w:rPr/>
      </w:pPr>
      <w:r>
        <w:rPr>
          <w:rFonts w:cs="Times New Roman" w:ascii="Times New Roman" w:hAnsi="Times New Roman"/>
          <w:b/>
          <w:bCs/>
        </w:rPr>
        <w:t>Describe results step by step once again</w:t>
      </w:r>
      <w:r>
        <w:rPr>
          <w:rFonts w:cs="Times New Roman" w:ascii="Times New Roman" w:hAnsi="Times New Roman"/>
        </w:rPr>
        <w:t>:</w:t>
      </w:r>
    </w:p>
    <w:p>
      <w:pPr>
        <w:pStyle w:val="Standard"/>
        <w:spacing w:before="0" w:after="29"/>
        <w:rPr>
          <w:rFonts w:ascii="Times New Roman" w:hAnsi="Times New Roman" w:cs="Times New Roman"/>
        </w:rPr>
      </w:pPr>
      <w:r>
        <w:rPr>
          <w:rFonts w:cs="Times New Roman" w:ascii="Times New Roman" w:hAnsi="Times New Roman"/>
        </w:rPr>
        <w:t>Is biomass of a plot a better description of the herbivory load than species identity? I compared models for species richness, diversity, abundance and biomass containing either only plant biomass or plant identity, and to each model I added missing species identity or species biomass and compared their performance. If these two components are important this would suggest that biomass itself is not enough to predict richness, abundance and diversity of herbivorous communities. Both biomass and species identity are important in predicting species abundance. However species identity can becomes negligible in some treatment plots. But this might not be a good approach as some species tend to occur at lower abundances. Maybe it would be better to test whether there are differences in species’ abilities to accumulate species: see if there is a significant interaction between species identity and biomass.</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t>For biomass interaction of species and biomass was not significant, however in some cases we based our estimations on only three observations. Nevertheless, it suggests that species identity might have limited importance in the early successional communities, at least in case of the biomass. Qualitatively similar effects were shown for herbivores abundance.</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t xml:space="preserve">In case of richness </w:t>
      </w:r>
      <w:commentRangeStart w:id="52"/>
      <w:r>
        <w:rPr>
          <w:rFonts w:cs="Times New Roman" w:ascii="Times New Roman" w:hAnsi="Times New Roman"/>
        </w:rPr>
        <w:t>random effect of block was significant</w:t>
      </w:r>
      <w:r>
        <w:rPr>
          <w:rFonts w:cs="Times New Roman" w:ascii="Times New Roman" w:hAnsi="Times New Roman"/>
        </w:rPr>
      </w:r>
      <w:commentRangeEnd w:id="52"/>
      <w:r>
        <w:commentReference w:id="52"/>
      </w:r>
      <w:r>
        <w:rPr>
          <w:rFonts w:cs="Times New Roman" w:ascii="Times New Roman" w:hAnsi="Times New Roman"/>
        </w:rPr>
        <w:t xml:space="preserve">, nor the interaction term. Biomass of plants predictably increased richness, but this relationship was significantly higher only for </w:t>
      </w:r>
      <w:commentRangeStart w:id="53"/>
      <w:r>
        <w:rPr>
          <w:rFonts w:cs="Times New Roman" w:ascii="Times New Roman" w:hAnsi="Times New Roman"/>
        </w:rPr>
        <w:t xml:space="preserve">Pipturus </w:t>
      </w:r>
      <w:r>
        <w:rPr>
          <w:rFonts w:cs="Times New Roman" w:ascii="Times New Roman" w:hAnsi="Times New Roman"/>
        </w:rPr>
      </w:r>
      <w:commentRangeEnd w:id="53"/>
      <w:r>
        <w:commentReference w:id="53"/>
      </w:r>
      <w:r>
        <w:rPr>
          <w:rFonts w:cs="Times New Roman" w:ascii="Times New Roman" w:hAnsi="Times New Roman"/>
        </w:rPr>
        <w:t>argenteum.</w:t>
      </w:r>
    </w:p>
    <w:p>
      <w:pPr>
        <w:pStyle w:val="Standard"/>
        <w:spacing w:before="0" w:after="29"/>
        <w:rPr>
          <w:rFonts w:ascii="Times New Roman" w:hAnsi="Times New Roman" w:cs="Times New Roman"/>
        </w:rPr>
      </w:pPr>
      <w:r>
        <w:rPr>
          <w:rFonts w:cs="Times New Roman" w:ascii="Times New Roman" w:hAnsi="Times New Roman"/>
        </w:rPr>
        <w:drawing>
          <wp:anchor behindDoc="0" distT="0" distB="0" distL="114300" distR="117475" simplePos="0" locked="0" layoutInCell="1" allowOverlap="1" relativeHeight="22">
            <wp:simplePos x="0" y="0"/>
            <wp:positionH relativeFrom="column">
              <wp:align>center</wp:align>
            </wp:positionH>
            <wp:positionV relativeFrom="paragraph">
              <wp:posOffset>635</wp:posOffset>
            </wp:positionV>
            <wp:extent cx="3006725" cy="2731770"/>
            <wp:effectExtent l="0" t="0" r="0" b="0"/>
            <wp:wrapTopAndBottom/>
            <wp:docPr id="21"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4" descr=""/>
                    <pic:cNvPicPr>
                      <a:picLocks noChangeAspect="1" noChangeArrowheads="1"/>
                    </pic:cNvPicPr>
                  </pic:nvPicPr>
                  <pic:blipFill>
                    <a:blip r:embed="rId24"/>
                    <a:stretch>
                      <a:fillRect/>
                    </a:stretch>
                  </pic:blipFill>
                  <pic:spPr bwMode="auto">
                    <a:xfrm>
                      <a:off x="0" y="0"/>
                      <a:ext cx="3006725" cy="2731770"/>
                    </a:xfrm>
                    <a:prstGeom prst="rect">
                      <a:avLst/>
                    </a:prstGeom>
                  </pic:spPr>
                </pic:pic>
              </a:graphicData>
            </a:graphic>
          </wp:anchor>
        </w:drawing>
      </w:r>
    </w:p>
    <w:p>
      <w:pPr>
        <w:pStyle w:val="Standard"/>
        <w:spacing w:before="0" w:after="29"/>
        <w:rPr>
          <w:rFonts w:ascii="Times New Roman" w:hAnsi="Times New Roman" w:cs="Times New Roman"/>
        </w:rPr>
      </w:pPr>
      <w:r>
        <w:rPr>
          <w:rFonts w:cs="Times New Roman" w:ascii="Times New Roman" w:hAnsi="Times New Roman"/>
        </w:rPr>
        <w:t>Significance of random effect in case of richness and its lack in case of biomass suggests that plots accumulate herbivores based on biomass, but richness most probably depend on local site properties.</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t>What about the treatment? We were not able to find any relationship between accumulation slopes and treatment.</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t xml:space="preserve">There is </w:t>
      </w:r>
      <w:commentRangeStart w:id="54"/>
      <w:r>
        <w:rPr>
          <w:rFonts w:cs="Times New Roman" w:ascii="Times New Roman" w:hAnsi="Times New Roman"/>
        </w:rPr>
        <w:t xml:space="preserve">large variability </w:t>
      </w:r>
      <w:r>
        <w:rPr>
          <w:rFonts w:cs="Times New Roman" w:ascii="Times New Roman" w:hAnsi="Times New Roman"/>
        </w:rPr>
      </w:r>
      <w:commentRangeEnd w:id="54"/>
      <w:r>
        <w:commentReference w:id="54"/>
      </w:r>
      <w:r>
        <w:rPr>
          <w:rFonts w:cs="Times New Roman" w:ascii="Times New Roman" w:hAnsi="Times New Roman"/>
        </w:rPr>
        <w:t>in plant community composition, that was not explained by treatment, by local site conditions</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drawing>
          <wp:anchor behindDoc="0" distT="0" distB="0" distL="114300" distR="114300" simplePos="0" locked="0" layoutInCell="1" allowOverlap="1" relativeHeight="20">
            <wp:simplePos x="0" y="0"/>
            <wp:positionH relativeFrom="column">
              <wp:align>center</wp:align>
            </wp:positionH>
            <wp:positionV relativeFrom="paragraph">
              <wp:posOffset>635</wp:posOffset>
            </wp:positionV>
            <wp:extent cx="5912485" cy="5290185"/>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5"/>
                    <a:stretch>
                      <a:fillRect/>
                    </a:stretch>
                  </pic:blipFill>
                  <pic:spPr bwMode="auto">
                    <a:xfrm>
                      <a:off x="0" y="0"/>
                      <a:ext cx="5912485" cy="5290185"/>
                    </a:xfrm>
                    <a:prstGeom prst="rect">
                      <a:avLst/>
                    </a:prstGeom>
                  </pic:spPr>
                </pic:pic>
              </a:graphicData>
            </a:graphic>
          </wp:anchor>
        </w:drawing>
      </w:r>
    </w:p>
    <w:p>
      <w:pPr>
        <w:pStyle w:val="Standard"/>
        <w:spacing w:before="0" w:after="29"/>
        <w:rPr>
          <w:rFonts w:ascii="Times New Roman" w:hAnsi="Times New Roman" w:cs="Times New Roman"/>
        </w:rPr>
      </w:pPr>
      <w:r>
        <w:rPr>
          <w:rFonts w:cs="Times New Roman" w:ascii="Times New Roman" w:hAnsi="Times New Roman"/>
          <w:b/>
          <w:bCs/>
        </w:rPr>
        <w:t xml:space="preserve">Figure X. </w:t>
      </w:r>
      <w:commentRangeStart w:id="55"/>
      <w:r>
        <w:rPr>
          <w:rFonts w:cs="Times New Roman" w:ascii="Times New Roman" w:hAnsi="Times New Roman"/>
        </w:rPr>
        <w:t xml:space="preserve">Estimated </w:t>
      </w:r>
      <w:r>
        <w:rPr>
          <w:rFonts w:cs="Times New Roman" w:ascii="Times New Roman" w:hAnsi="Times New Roman"/>
        </w:rPr>
      </w:r>
      <w:commentRangeEnd w:id="55"/>
      <w:r>
        <w:commentReference w:id="55"/>
      </w:r>
      <w:r>
        <w:rPr>
          <w:rFonts w:cs="Times New Roman" w:ascii="Times New Roman" w:hAnsi="Times New Roman"/>
        </w:rPr>
        <w:t xml:space="preserve">slopes and their standard errors of </w:t>
      </w:r>
      <w:r>
        <w:rPr>
          <w:rFonts w:cs="Times New Roman" w:ascii="Times New Roman" w:hAnsi="Times New Roman"/>
          <w:b/>
          <w:bCs/>
          <w:i/>
          <w:iCs/>
        </w:rPr>
        <w:t>logged plant biomass vs logged invertebrate abundance (individual accumulation curve on log-log plot)</w:t>
      </w:r>
      <w:r>
        <w:rPr>
          <w:rFonts w:cs="Times New Roman" w:ascii="Times New Roman" w:hAnsi="Times New Roman"/>
        </w:rPr>
        <w:t xml:space="preserve">, for two most prevalent plant species: </w:t>
      </w:r>
      <w:r>
        <w:rPr>
          <w:rFonts w:cs="Times New Roman" w:ascii="Times New Roman" w:hAnsi="Times New Roman"/>
          <w:i/>
          <w:iCs/>
        </w:rPr>
        <w:t>Melanolepis multiglandulosa</w:t>
      </w:r>
      <w:r>
        <w:rPr>
          <w:rFonts w:cs="Times New Roman" w:ascii="Times New Roman" w:hAnsi="Times New Roman"/>
        </w:rPr>
        <w:t xml:space="preserve"> and </w:t>
      </w:r>
      <w:r>
        <w:rPr>
          <w:rFonts w:cs="Times New Roman" w:ascii="Times New Roman" w:hAnsi="Times New Roman"/>
          <w:i/>
          <w:iCs/>
        </w:rPr>
        <w:t>Pipturus argenteum</w:t>
      </w:r>
      <w:r>
        <w:rPr>
          <w:rFonts w:cs="Times New Roman" w:ascii="Times New Roman" w:hAnsi="Times New Roman"/>
        </w:rPr>
        <w:t>. Cole 001 removed from the analysis.</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rPr>
        <w:drawing>
          <wp:anchor behindDoc="0" distT="0" distB="635" distL="114300" distR="114300" simplePos="0" locked="0" layoutInCell="1" allowOverlap="1" relativeHeight="21">
            <wp:simplePos x="0" y="0"/>
            <wp:positionH relativeFrom="column">
              <wp:align>center</wp:align>
            </wp:positionH>
            <wp:positionV relativeFrom="paragraph">
              <wp:posOffset>635</wp:posOffset>
            </wp:positionV>
            <wp:extent cx="5742940" cy="491426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6"/>
                    <a:stretch>
                      <a:fillRect/>
                    </a:stretch>
                  </pic:blipFill>
                  <pic:spPr bwMode="auto">
                    <a:xfrm>
                      <a:off x="0" y="0"/>
                      <a:ext cx="5742940" cy="4914265"/>
                    </a:xfrm>
                    <a:prstGeom prst="rect">
                      <a:avLst/>
                    </a:prstGeom>
                  </pic:spPr>
                </pic:pic>
              </a:graphicData>
            </a:graphic>
          </wp:anchor>
        </w:drawing>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rFonts w:ascii="Times New Roman" w:hAnsi="Times New Roman" w:cs="Times New Roman"/>
        </w:rPr>
      </w:pPr>
      <w:r>
        <w:rPr>
          <w:rFonts w:cs="Times New Roman" w:ascii="Times New Roman" w:hAnsi="Times New Roman"/>
          <w:b/>
          <w:bCs/>
        </w:rPr>
        <w:t xml:space="preserve">Figure X. </w:t>
      </w:r>
      <w:r>
        <w:rPr>
          <w:rFonts w:cs="Times New Roman" w:ascii="Times New Roman" w:hAnsi="Times New Roman"/>
        </w:rPr>
        <w:t xml:space="preserve">Estimated slopes and their standard errors of </w:t>
      </w:r>
      <w:r>
        <w:rPr>
          <w:rFonts w:cs="Times New Roman" w:ascii="Times New Roman" w:hAnsi="Times New Roman"/>
          <w:b/>
          <w:bCs/>
          <w:i/>
          <w:iCs/>
        </w:rPr>
        <w:t>logged plant biomass vs invertebrate richness (individual accumulation curve)</w:t>
      </w:r>
      <w:r>
        <w:rPr>
          <w:rFonts w:cs="Times New Roman" w:ascii="Times New Roman" w:hAnsi="Times New Roman"/>
        </w:rPr>
        <w:t xml:space="preserve">, for two most prevalent plant species: </w:t>
      </w:r>
      <w:r>
        <w:rPr>
          <w:rFonts w:cs="Times New Roman" w:ascii="Times New Roman" w:hAnsi="Times New Roman"/>
          <w:i/>
          <w:iCs/>
        </w:rPr>
        <w:t>Melanolepis multiglandulosa</w:t>
      </w:r>
      <w:r>
        <w:rPr>
          <w:rFonts w:cs="Times New Roman" w:ascii="Times New Roman" w:hAnsi="Times New Roman"/>
        </w:rPr>
        <w:t xml:space="preserve"> and </w:t>
      </w:r>
      <w:r>
        <w:rPr>
          <w:rFonts w:cs="Times New Roman" w:ascii="Times New Roman" w:hAnsi="Times New Roman"/>
          <w:i/>
          <w:iCs/>
        </w:rPr>
        <w:t>Pipturus argenteum</w:t>
      </w:r>
      <w:r>
        <w:rPr>
          <w:rFonts w:cs="Times New Roman" w:ascii="Times New Roman" w:hAnsi="Times New Roman"/>
        </w:rPr>
        <w:t>. Cole 001 removed from the analysis.</w:t>
      </w:r>
    </w:p>
    <w:p>
      <w:pPr>
        <w:pStyle w:val="Standard"/>
        <w:spacing w:before="0" w:after="29"/>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I would like to have a variable that would indicate whether and to what extent a species was modifying its diet in response to the predator treatment (rda coordinates?). I guess PDI can serve as this.</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Bayesian model with interaction </w:t>
      </w:r>
      <w:r>
        <w:rPr>
          <w:rFonts w:cs="Times New Roman" w:ascii="Times New Roman" w:hAnsi="Times New Roman"/>
          <w:b/>
          <w:bCs/>
        </w:rPr>
        <w:t xml:space="preserve">(abundance/biomass (or log ratio) = </w:t>
      </w:r>
      <w:commentRangeStart w:id="56"/>
      <w:r>
        <w:rPr>
          <w:rFonts w:cs="Times New Roman" w:ascii="Times New Roman" w:hAnsi="Times New Roman"/>
          <w:b/>
          <w:bCs/>
        </w:rPr>
        <w:t>quality</w:t>
      </w:r>
      <w:r>
        <w:rPr>
          <w:rFonts w:cs="Times New Roman" w:ascii="Times New Roman" w:hAnsi="Times New Roman"/>
          <w:b/>
          <w:bCs/>
        </w:rPr>
      </w:r>
      <w:commentRangeEnd w:id="56"/>
      <w:r>
        <w:commentReference w:id="56"/>
      </w:r>
      <w:r>
        <w:rPr>
          <w:rFonts w:cs="Times New Roman" w:ascii="Times New Roman" w:hAnsi="Times New Roman"/>
          <w:b/>
          <w:bCs/>
        </w:rPr>
        <w:t>*pdi*size [maybe instead of family] + random_element?).</w:t>
      </w:r>
      <w:r>
        <w:rPr>
          <w:rFonts w:cs="Times New Roman" w:ascii="Times New Roman" w:hAnsi="Times New Roman"/>
        </w:rPr>
        <w:t xml:space="preserve"> Family can be a random effect? I don’t think it should be. We want to evaluate predictive power of family and not to give it a random variability.</w:t>
      </w:r>
    </w:p>
    <w:p>
      <w:pPr>
        <w:pStyle w:val="Standard"/>
        <w:rPr>
          <w:rFonts w:ascii="Times New Roman" w:hAnsi="Times New Roman" w:cs="Times New Roman"/>
          <w:b/>
          <w:b/>
          <w:bCs/>
        </w:rPr>
      </w:pPr>
      <w:r>
        <w:rPr>
          <w:rFonts w:cs="Times New Roman" w:ascii="Times New Roman" w:hAnsi="Times New Roman"/>
          <w:b/>
          <w:bCs/>
        </w:rPr>
      </w:r>
    </w:p>
    <w:p>
      <w:pPr>
        <w:pStyle w:val="Standard"/>
        <w:rPr/>
      </w:pPr>
      <w:r>
        <w:rPr>
          <w:rFonts w:cs="Times New Roman" w:ascii="Times New Roman" w:hAnsi="Times New Roman"/>
          <w:b/>
          <w:bCs/>
        </w:rPr>
        <w:t>Basic test for TTI</w:t>
      </w:r>
      <w:r>
        <w:rPr>
          <w:rFonts w:cs="Times New Roman" w:ascii="Times New Roman" w:hAnsi="Times New Roman"/>
        </w:rPr>
        <w:t>:  bayesian model with interaction ( abundance/biomass [or log-ratio] = quality*pdi*db + random_element). I don’t think I have enough data.</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2. How to test, whether some other effects can be important, are there some emergent patterns? Intermediate predation? Competition?</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3. TTI hypothesis predicts that generalists should be more strongly affected by predation at the low quality plants. However, in a diverse plant community they can switch resources easily (depending on their mobility). Therefore, I would need to check how often generalists (estimated from our data) would stay within the plot more often than specialists. The latter would more often disappear and show up on the predator treatment plot. But this graph might be flawed in the sense that “specialists” might be less abundant [analysis needs to be revised with abundance being a weighting factor].</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 xml:space="preserve">However, this relationship is not present in our data. [resource_switching.R ] </w:t>
      </w:r>
      <w:bookmarkStart w:id="7" w:name="rstudio_console_output"/>
      <w:bookmarkEnd w:id="7"/>
      <w:r>
        <w:rPr>
          <w:rFonts w:cs="DejaVu Sans Mono" w:ascii="DejaVu Sans Mono" w:hAnsi="DejaVu Sans Mono"/>
          <w:sz w:val="20"/>
        </w:rPr>
        <w:t>Call:</w:t>
      </w:r>
    </w:p>
    <w:p>
      <w:pPr>
        <w:pStyle w:val="PreformattedText"/>
        <w:rPr>
          <w:rFonts w:ascii="DejaVu Sans Mono" w:hAnsi="DejaVu Sans Mono" w:cs="DejaVu Sans Mono"/>
        </w:rPr>
      </w:pPr>
      <w:r>
        <w:rPr>
          <w:rFonts w:cs="DejaVu Sans Mono" w:ascii="DejaVu Sans Mono" w:hAnsi="DejaVu Sans Mono"/>
        </w:rPr>
        <w:t>glm(formula = totbio ~ db, family = gaussian(link = "log"), data = anip)</w:t>
      </w:r>
    </w:p>
    <w:p>
      <w:pPr>
        <w:pStyle w:val="PreformattedText"/>
        <w:rPr/>
      </w:pPr>
      <w:r>
        <w:rPr/>
      </w:r>
    </w:p>
    <w:p>
      <w:pPr>
        <w:pStyle w:val="PreformattedText"/>
        <w:rPr>
          <w:rFonts w:ascii="DejaVu Sans Mono" w:hAnsi="DejaVu Sans Mono" w:cs="DejaVu Sans Mono"/>
        </w:rPr>
      </w:pPr>
      <w:r>
        <w:rPr>
          <w:rFonts w:cs="DejaVu Sans Mono" w:ascii="DejaVu Sans Mono" w:hAnsi="DejaVu Sans Mono"/>
        </w:rPr>
        <w:t>Deviance Residuals:</w:t>
      </w:r>
    </w:p>
    <w:p>
      <w:pPr>
        <w:pStyle w:val="PreformattedText"/>
        <w:rPr/>
      </w:pPr>
      <w:r>
        <w:rPr/>
        <w:t xml:space="preserve">    </w:t>
      </w:r>
      <w:r>
        <w:rPr>
          <w:rFonts w:cs="DejaVu Sans Mono" w:ascii="DejaVu Sans Mono" w:hAnsi="DejaVu Sans Mono"/>
        </w:rPr>
        <w:t xml:space="preserve">Min       1Q   Median       3Q      Max  </w:t>
      </w:r>
    </w:p>
    <w:p>
      <w:pPr>
        <w:pStyle w:val="PreformattedText"/>
        <w:rPr>
          <w:rFonts w:ascii="DejaVu Sans Mono" w:hAnsi="DejaVu Sans Mono" w:cs="DejaVu Sans Mono"/>
        </w:rPr>
      </w:pPr>
      <w:r>
        <w:rPr>
          <w:rFonts w:cs="DejaVu Sans Mono" w:ascii="DejaVu Sans Mono" w:hAnsi="DejaVu Sans Mono"/>
        </w:rPr>
        <w:t xml:space="preserve">-0.2045  -0.1782  -0.1536  -0.0728   9.2065  </w:t>
      </w:r>
    </w:p>
    <w:p>
      <w:pPr>
        <w:pStyle w:val="PreformattedText"/>
        <w:rPr/>
      </w:pPr>
      <w:r>
        <w:rPr/>
      </w:r>
    </w:p>
    <w:p>
      <w:pPr>
        <w:pStyle w:val="PreformattedText"/>
        <w:rPr>
          <w:rFonts w:ascii="DejaVu Sans Mono" w:hAnsi="DejaVu Sans Mono" w:cs="DejaVu Sans Mono"/>
        </w:rPr>
      </w:pPr>
      <w:r>
        <w:rPr>
          <w:rFonts w:cs="DejaVu Sans Mono" w:ascii="DejaVu Sans Mono" w:hAnsi="DejaVu Sans Mono"/>
        </w:rPr>
        <w:t>Coefficients:</w:t>
      </w:r>
    </w:p>
    <w:p>
      <w:pPr>
        <w:pStyle w:val="PreformattedText"/>
        <w:rPr/>
      </w:pPr>
      <w:r>
        <w:rPr/>
        <w:t xml:space="preserve">            </w:t>
      </w:r>
      <w:r>
        <w:rPr>
          <w:rFonts w:cs="DejaVu Sans Mono" w:ascii="DejaVu Sans Mono" w:hAnsi="DejaVu Sans Mono"/>
        </w:rPr>
        <w:t xml:space="preserve">Estimate Std. Error t value Pr(&gt;|t|)  </w:t>
      </w:r>
    </w:p>
    <w:p>
      <w:pPr>
        <w:pStyle w:val="PreformattedText"/>
        <w:rPr>
          <w:rFonts w:ascii="DejaVu Sans Mono" w:hAnsi="DejaVu Sans Mono" w:cs="DejaVu Sans Mono"/>
        </w:rPr>
      </w:pPr>
      <w:r>
        <w:rPr>
          <w:rFonts w:cs="DejaVu Sans Mono" w:ascii="DejaVu Sans Mono" w:hAnsi="DejaVu Sans Mono"/>
        </w:rPr>
        <w:t>(Intercept)   -2.615      1.250  -2.092   0.0365 *</w:t>
      </w:r>
    </w:p>
    <w:p>
      <w:pPr>
        <w:pStyle w:val="PreformattedText"/>
        <w:rPr>
          <w:rFonts w:ascii="DejaVu Sans Mono" w:hAnsi="DejaVu Sans Mono" w:cs="DejaVu Sans Mono"/>
        </w:rPr>
      </w:pPr>
      <w:r>
        <w:rPr>
          <w:rFonts w:cs="DejaVu Sans Mono" w:ascii="DejaVu Sans Mono" w:hAnsi="DejaVu Sans Mono"/>
        </w:rPr>
        <w:t xml:space="preserve">db             1.029      1.319   0.780   0.4353  </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Birds, bats and ants are key predators in successional forest in the tropics (Morrison and Lindell, 2012) and cause top-down control over their pray. Predating risk shapes insect herbivore communities and may cascade down to plants.  In diverse insect herbivores top down effects are stronger than bottom up (Vidal and Murphy 2017)</w:t>
      </w:r>
    </w:p>
    <w:p>
      <w:pPr>
        <w:pStyle w:val="Standard"/>
        <w:rPr>
          <w:rFonts w:ascii="Times New Roman" w:hAnsi="Times New Roman" w:cs="Times New Roman"/>
        </w:rPr>
      </w:pPr>
      <w:r>
        <w:rPr>
          <w:rFonts w:cs="Times New Roman" w:ascii="Times New Roman" w:hAnsi="Times New Roman"/>
        </w:rPr>
        <w:t>During succession bottom-up and top down forcing may switch ()</w:t>
      </w:r>
    </w:p>
    <w:p>
      <w:pPr>
        <w:pStyle w:val="Standard"/>
        <w:rPr>
          <w:rFonts w:ascii="Times New Roman" w:hAnsi="Times New Roman" w:cs="Times New Roman"/>
          <w:b/>
          <w:b/>
          <w:bCs/>
          <w:i/>
          <w:i/>
          <w:iCs/>
        </w:rPr>
      </w:pPr>
      <w:r>
        <w:rPr>
          <w:rFonts w:cs="Times New Roman" w:ascii="Times New Roman" w:hAnsi="Times New Roman"/>
          <w:b/>
          <w:bCs/>
          <w:i/>
          <w:iCs/>
        </w:rPr>
        <w:t>Abdala-Roberts et al 2019: “There is a fundamental need within the species interactions perspective to place three‐species TTIs in a broader community context.”</w:t>
      </w:r>
    </w:p>
    <w:p>
      <w:pPr>
        <w:pStyle w:val="Standard"/>
        <w:rPr>
          <w:rFonts w:ascii="Times New Roman" w:hAnsi="Times New Roman" w:cs="Times New Roman"/>
          <w:b/>
          <w:b/>
          <w:bCs/>
          <w:i/>
          <w:i/>
          <w:iCs/>
        </w:rPr>
      </w:pPr>
      <w:r>
        <w:rPr>
          <w:rFonts w:cs="Times New Roman" w:ascii="Times New Roman" w:hAnsi="Times New Roman"/>
          <w:b/>
          <w:bCs/>
          <w:i/>
          <w:iCs/>
        </w:rPr>
      </w:r>
    </w:p>
    <w:p>
      <w:pPr>
        <w:pStyle w:val="Standard"/>
        <w:rPr>
          <w:rFonts w:ascii="Times New Roman" w:hAnsi="Times New Roman" w:cs="Times New Roman"/>
        </w:rPr>
      </w:pPr>
      <w:r>
        <w:rPr>
          <w:rFonts w:cs="Times New Roman" w:ascii="Times New Roman" w:hAnsi="Times New Roman"/>
        </w:rPr>
        <w:t>Both bottom up and top down exist but there is a considerable variation in trophic regulation (Leroux and Loreau, p 20)</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However, strength and direction of top-down and cascading effects within food-webs can be modified by interactions with the environment, species’ properties and other species in the community both competitors or natural enemies (</w:t>
      </w:r>
      <w:r>
        <w:rPr>
          <w:rFonts w:cs="Times New Roman" w:ascii="Times New Roman" w:hAnsi="Times New Roman"/>
          <w:i/>
          <w:iCs/>
          <w:shd w:fill="FFFF00" w:val="clear"/>
        </w:rPr>
        <w:t xml:space="preserve">Species characteristics which may affect the strength of trophic cascades (for the model): host plant quality (defended vs. undefended, on defended plants cascading effect of carnivores on plants was reduced, because herbivores do not feed on defended plants), trophic control (relative/absolute), control switching under different condition (does not relate to my experiments), </w:t>
      </w:r>
      <w:r>
        <w:rPr>
          <w:rFonts w:cs="Times New Roman" w:ascii="Times New Roman" w:hAnsi="Times New Roman"/>
          <w:b/>
          <w:bCs/>
          <w:i/>
          <w:iCs/>
          <w:shd w:fill="FFFF00" w:val="clear"/>
        </w:rPr>
        <w:t>diet breadth</w:t>
      </w:r>
      <w:r>
        <w:rPr>
          <w:rFonts w:cs="Times New Roman" w:ascii="Times New Roman" w:hAnsi="Times New Roman"/>
          <w:i/>
          <w:iCs/>
          <w:shd w:fill="FFFF00" w:val="clear"/>
        </w:rPr>
        <w:t xml:space="preserve"> (herbivore feeding mode, sap feeders and specialists – no cascading effects, not to include them in the assessment of the strength of the top down effect.), natural enemies, </w:t>
      </w:r>
      <w:r>
        <w:rPr>
          <w:rFonts w:cs="Times New Roman" w:ascii="Times New Roman" w:hAnsi="Times New Roman"/>
          <w:b/>
          <w:bCs/>
          <w:i/>
          <w:iCs/>
          <w:shd w:fill="FFFF00" w:val="clear"/>
        </w:rPr>
        <w:t>resource selection by insects</w:t>
      </w:r>
      <w:r>
        <w:rPr>
          <w:rFonts w:cs="Times New Roman" w:ascii="Times New Roman" w:hAnsi="Times New Roman"/>
          <w:i/>
          <w:iCs/>
          <w:shd w:fill="FFFF00" w:val="clear"/>
        </w:rPr>
        <w:t xml:space="preserve">, stoichiometry and herbivore resource use, </w:t>
      </w:r>
      <w:r>
        <w:rPr>
          <w:rFonts w:cs="Times New Roman" w:ascii="Times New Roman" w:hAnsi="Times New Roman"/>
          <w:b/>
          <w:bCs/>
          <w:i/>
          <w:iCs/>
          <w:shd w:fill="FFFF00" w:val="clear"/>
        </w:rPr>
        <w:t>defenses reduce the amount of biomass that can be eaten by herbivores</w:t>
      </w:r>
      <w:r>
        <w:rPr>
          <w:rFonts w:cs="Times New Roman" w:ascii="Times New Roman" w:hAnsi="Times New Roman"/>
          <w:i/>
          <w:iCs/>
          <w:shd w:fill="FFFF00" w:val="clear"/>
        </w:rPr>
        <w:t xml:space="preserve">, because they need to maintain low concentration of toxins (citation…) - conversion efficiency, herbivores change their </w:t>
      </w:r>
      <w:r>
        <w:rPr>
          <w:rFonts w:cs="Times New Roman" w:ascii="Times New Roman" w:hAnsi="Times New Roman"/>
          <w:b/>
          <w:bCs/>
          <w:i/>
          <w:iCs/>
          <w:shd w:fill="FFFF00" w:val="clear"/>
        </w:rPr>
        <w:t>behavior</w:t>
      </w:r>
      <w:r>
        <w:rPr>
          <w:rFonts w:cs="Times New Roman" w:ascii="Times New Roman" w:hAnsi="Times New Roman"/>
          <w:i/>
          <w:iCs/>
          <w:shd w:fill="FFFF00" w:val="clear"/>
        </w:rPr>
        <w:t xml:space="preserve"> in response to predation, intermediate predators can subsidize on detrital chains, predator hunting mode, prey habitat domain, </w:t>
      </w:r>
      <w:r>
        <w:rPr>
          <w:rFonts w:cs="Times New Roman" w:ascii="Times New Roman" w:hAnsi="Times New Roman"/>
          <w:b/>
          <w:bCs/>
          <w:i/>
          <w:iCs/>
          <w:shd w:fill="FFFF00" w:val="clear"/>
        </w:rPr>
        <w:t>smaller herbivores (chewers) have lower abilities to digest and assimilate low quality food. This results in higher mortality rates. They have higher foraging effort and thus higer growth rates</w:t>
      </w:r>
      <w:r>
        <w:rPr>
          <w:rFonts w:cs="Times New Roman" w:ascii="Times New Roman" w:hAnsi="Times New Roman"/>
        </w:rPr>
        <w:t xml:space="preserve">). </w:t>
      </w:r>
      <w:r>
        <w:rPr>
          <w:rFonts w:cs="Times New Roman" w:ascii="Times New Roman" w:hAnsi="Times New Roman"/>
          <w:shd w:fill="FFFF00" w:val="clear"/>
        </w:rPr>
        <w:t xml:space="preserve">Different hunting modes of predators, </w:t>
      </w:r>
      <w:r>
        <w:rPr>
          <w:rFonts w:cs="Times New Roman" w:ascii="Times New Roman" w:hAnsi="Times New Roman"/>
          <w:b/>
          <w:bCs/>
          <w:shd w:fill="FFFF00" w:val="clear"/>
        </w:rPr>
        <w:t>abundance of intermediate predators</w:t>
      </w:r>
      <w:r>
        <w:rPr>
          <w:rFonts w:cs="Times New Roman" w:ascii="Times New Roman" w:hAnsi="Times New Roman"/>
          <w:shd w:fill="FFFF00" w:val="clear"/>
        </w:rPr>
        <w:t xml:space="preserve">, </w:t>
      </w:r>
      <w:r>
        <w:rPr>
          <w:rFonts w:cs="Times New Roman" w:ascii="Times New Roman" w:hAnsi="Times New Roman"/>
          <w:b/>
          <w:bCs/>
          <w:shd w:fill="FFFF00" w:val="clear"/>
        </w:rPr>
        <w:t>plant specificity</w:t>
      </w:r>
      <w:r>
        <w:rPr>
          <w:rFonts w:cs="Times New Roman" w:ascii="Times New Roman" w:hAnsi="Times New Roman"/>
          <w:shd w:fill="FFFF00" w:val="clear"/>
        </w:rPr>
        <w:t xml:space="preserve">, </w:t>
      </w:r>
      <w:r>
        <w:rPr>
          <w:rFonts w:cs="Times New Roman" w:ascii="Times New Roman" w:hAnsi="Times New Roman"/>
          <w:b/>
          <w:bCs/>
          <w:shd w:fill="FFFF00" w:val="clear"/>
        </w:rPr>
        <w:t>herbivores’ diet breadth</w:t>
      </w:r>
      <w:r>
        <w:rPr>
          <w:rFonts w:cs="Times New Roman" w:ascii="Times New Roman" w:hAnsi="Times New Roman"/>
          <w:shd w:fill="FFFF00" w:val="clear"/>
        </w:rPr>
        <w:t xml:space="preserve"> (Singer et al. 2014), (apparent trophic cascades for intermediate predators) or ecosystem productivity can modify the strength of cascades and be important for the shapes of the food pyramids (top-heavy, bottom heavy).</w:t>
      </w:r>
    </w:p>
    <w:p>
      <w:pPr>
        <w:pStyle w:val="Standard"/>
        <w:rPr/>
      </w:pPr>
      <w:r>
        <w:rPr>
          <w:rFonts w:cs="Times New Roman" w:ascii="Times New Roman" w:hAnsi="Times New Roman"/>
        </w:rPr>
        <w:t xml:space="preserve">Few of the above factors were tested explicitly and became highly infuential hypotheses used to explaining experimental results (). </w:t>
      </w:r>
      <w:r>
        <w:rPr>
          <w:rFonts w:cs="Times New Roman" w:ascii="Times New Roman" w:hAnsi="Times New Roman"/>
          <w:i/>
          <w:iCs/>
          <w:shd w:fill="FFFF00" w:val="clear"/>
        </w:rPr>
        <w:t xml:space="preserve">EFH – enemy free hypothesis predicts, that in the absence of predators herbivores should increase their habitat domain. </w:t>
      </w:r>
      <w:r>
        <w:rPr>
          <w:rFonts w:cs="Times New Roman" w:ascii="Times New Roman" w:hAnsi="Times New Roman"/>
          <w:b/>
          <w:bCs/>
          <w:i/>
          <w:iCs/>
          <w:shd w:fill="FFFF00" w:val="clear"/>
        </w:rPr>
        <w:t>Increased generality of the network</w:t>
      </w:r>
      <w:r>
        <w:rPr>
          <w:rFonts w:cs="Times New Roman" w:ascii="Times New Roman" w:hAnsi="Times New Roman"/>
          <w:i/>
          <w:iCs/>
          <w:shd w:fill="FFFF00" w:val="clear"/>
        </w:rPr>
        <w:t>. The tri-trophic interaction hypothesis (TTI, Mooney, Pratt and Singer 2012) considers interactions between plant quality, herbivore diet breadth, and predation on herbivore performance. Enemy free in tropics was doubtfull at least for Ficus (Novotny et al., 1999). [The TTI hypothesis predicts that dietary specialist herbivores (as compared to generalists) should escape predators and be competitively dominant due to faster growth rates, and that such differences should be greater on low quality (as compared to high quality) host plants.] - but fails to predict cooexistence of generalists and specialist herbivores on the same host plants (which seems to be common).</w:t>
      </w:r>
      <w:r>
        <w:rPr>
          <w:rFonts w:cs="Times New Roman" w:ascii="Times New Roman" w:hAnsi="Times New Roman"/>
        </w:rPr>
        <w:t xml:space="preserve"> Enemy free hypothesis focus on predator avoidance and predicts that fear of predation keeps population of herbivores at specific level (). Physiological efficiency hypothesis assumes that specialists are better adapted to their food than generalists and utilize their hosts better (). Slow-growth/high-mortality (SGHM) hypothesis predicts that “herbivore development on a poor quality host plants will be relatively slow extending the duration of juvenile phases that are the most vulnerable to natural enemies” (). Recently proposed synthesis extends predictions of the previous hypotheses to also predict the strength of the possible cascade (Mooney, Pratt, &amp; Singer 2012).</w:t>
      </w:r>
    </w:p>
    <w:p>
      <w:pPr>
        <w:pStyle w:val="Standard"/>
        <w:rPr/>
      </w:pPr>
      <w:r>
        <w:rPr>
          <w:rFonts w:cs="Times New Roman" w:ascii="Times New Roman" w:hAnsi="Times New Roman"/>
        </w:rPr>
        <w:t>However, in case of predator-insect herbivore-plant food chains ecosystems top down and cascading effects are usually being studied based on the total abundance [</w:t>
      </w:r>
      <w:r>
        <w:rPr>
          <w:rFonts w:cs="Times New Roman" w:ascii="Times New Roman" w:hAnsi="Times New Roman"/>
          <w:b/>
          <w:bCs/>
          <w:i/>
          <w:iCs/>
        </w:rPr>
        <w:t>need to check that</w:t>
      </w:r>
      <w:r>
        <w:rPr>
          <w:rFonts w:cs="Times New Roman" w:ascii="Times New Roman" w:hAnsi="Times New Roman"/>
        </w:rPr>
        <w:t>] of herbivores and plants and usually in controlled, simplified systems (Schmitz … , Bucher et al 2015) and not in complex natural environment. Different feeding guilds  of herbivores may have different responses to predators. Never tested in complex systems in the field [?]. These were studied without consideration to the complex trophic interactions of herbivores and plants, despite producing hypotheses which have implication for plan herbivore interactions. For example (EFH) [</w:t>
      </w:r>
      <w:r>
        <w:rPr>
          <w:rFonts w:cs="Times New Roman" w:ascii="Times New Roman" w:hAnsi="Times New Roman"/>
          <w:i/>
          <w:iCs/>
        </w:rPr>
        <w:t>EFS hypothesis and succession… we showed in our previous work that insects would affect the traits. Predators does not affect traits but species composition (from our results only randomness). For lepidoptera (Singer et al. 2014 Herbivore diet breadth mediates the cascading effects...)</w:t>
      </w:r>
      <w:r>
        <w:rPr>
          <w:rFonts w:cs="Times New Roman" w:ascii="Times New Roman" w:hAnsi="Times New Roman"/>
        </w:rPr>
        <w:t>] , suggests, that the network generality should be reduced, as species would not explore full range of their habitat domain, and would be forced to feed on least preferred hosts (Schmitz). The effect of top down control was studied for single group in experimental conditions and not included different plant species (Singer et al. 2014). [</w:t>
      </w:r>
      <w:r>
        <w:rPr>
          <w:rFonts w:cs="Times New Roman" w:ascii="Times New Roman" w:hAnsi="Times New Roman"/>
          <w:i/>
          <w:iCs/>
          <w:shd w:fill="FFFF00" w:val="clear"/>
        </w:rPr>
        <w:t>Will plant functional characteristic help to explain the strength of the cascade? Maybe tropic cascades are stronger for some plant species that for others?</w:t>
      </w:r>
      <w:r>
        <w:rPr>
          <w:rFonts w:cs="Times New Roman" w:ascii="Times New Roman" w:hAnsi="Times New Roman"/>
        </w:rPr>
        <w:t>]</w:t>
      </w:r>
    </w:p>
    <w:p>
      <w:pPr>
        <w:pStyle w:val="Standard"/>
        <w:rPr>
          <w:rFonts w:ascii="Times New Roman" w:hAnsi="Times New Roman" w:cs="Times New Roman"/>
        </w:rPr>
      </w:pPr>
      <w:r>
        <w:rPr>
          <w:rFonts w:cs="Times New Roman" w:ascii="Times New Roman" w:hAnsi="Times New Roman"/>
        </w:rPr>
        <w:t>Size, specialization…. Generally or only on selected plant species where comparison is allowed. Should I use offset to correct for the plant biomass?</w:t>
      </w:r>
    </w:p>
    <w:p>
      <w:pPr>
        <w:pStyle w:val="Standard"/>
        <w:rPr/>
      </w:pPr>
      <w:r>
        <w:rPr>
          <w:rFonts w:cs="Times New Roman" w:ascii="Times New Roman" w:hAnsi="Times New Roman"/>
          <w:shd w:fill="FFFF00" w:val="clear"/>
        </w:rPr>
        <w:t>On the other hand Schmitz (2010, Resolving Ecosystem Complexity) – community detection methods - envisioned network as a collection of food chains, suggesting that this might reduce the complexity of the interactions. We would like to test whether breaking the food web into smaller compartments can be beneficial and  explain the combined effect of apex predators.</w:t>
      </w:r>
    </w:p>
    <w:p>
      <w:pPr>
        <w:pStyle w:val="Standard"/>
        <w:rPr>
          <w:rFonts w:ascii="Times New Roman" w:hAnsi="Times New Roman" w:cs="Times New Roman"/>
        </w:rPr>
      </w:pPr>
      <w:r>
        <w:rPr>
          <w:rFonts w:cs="Times New Roman" w:ascii="Times New Roman" w:hAnsi="Times New Roman"/>
        </w:rPr>
      </w:r>
    </w:p>
    <w:p>
      <w:pPr>
        <w:pStyle w:val="Textbody1"/>
        <w:spacing w:lineRule="auto" w:line="240" w:before="0" w:after="0"/>
        <w:rPr>
          <w:rFonts w:ascii="Times New Roman" w:hAnsi="Times New Roman" w:cs="Times New Roman"/>
        </w:rPr>
      </w:pPr>
      <w:r>
        <w:rPr>
          <w:rFonts w:cs="Times New Roman" w:ascii="Times New Roman" w:hAnsi="Times New Roman"/>
        </w:rPr>
        <w:t>Responses of the ecosystem to manipulations can be complex. It has been shown that mortality is higher in the smallest sized groups of insects in the grassland (check that Ovadia and Schmitz 2002). This situation might be different in systems where main predators are birds. This suggests a shift in the size structure of herbivores.</w:t>
      </w:r>
    </w:p>
    <w:p>
      <w:pPr>
        <w:pStyle w:val="Textbody1"/>
        <w:spacing w:lineRule="auto" w:line="240" w:before="0" w:after="0"/>
        <w:rPr>
          <w:rFonts w:ascii="Times New Roman" w:hAnsi="Times New Roman" w:cs="Times New Roman"/>
          <w:i/>
          <w:i/>
          <w:iCs/>
          <w:highlight w:val="yellow"/>
        </w:rPr>
      </w:pPr>
      <w:r>
        <w:rPr>
          <w:rFonts w:cs="Times New Roman" w:ascii="Times New Roman" w:hAnsi="Times New Roman"/>
          <w:i/>
          <w:iCs/>
          <w:highlight w:val="yellow"/>
        </w:rPr>
      </w:r>
    </w:p>
    <w:p>
      <w:pPr>
        <w:pStyle w:val="Standard"/>
        <w:rPr/>
      </w:pPr>
      <w:r>
        <w:rPr>
          <w:rFonts w:cs="Times New Roman" w:ascii="Times New Roman" w:hAnsi="Times New Roman"/>
          <w:i/>
          <w:iCs/>
          <w:shd w:fill="FFFF00" w:val="clear"/>
        </w:rPr>
        <w:t>[Is it possible that intra-guild predation modifies the effects. Because of intensified IGP there could be no increased damage on leaves when top predator are removed. Yes… for vertebrate predators effects predicted by theory does not hold. It is possible however, that there might be important overlooked role of the detrital channels providing energy to intermediate predators (see some conclusions from Schmitz’s book). ]</w:t>
      </w:r>
      <w:r>
        <w:rPr>
          <w:rFonts w:cs="Times New Roman" w:ascii="Times New Roman" w:hAnsi="Times New Roman"/>
        </w:rPr>
        <w:t xml:space="preserve"> Recent meta analysis showed that apex predators reduce both intermediate predators and herbivores equally, and that they effects are positively correlated i.e. strong effects on herbivores when strong effect on intermediate predators (Effects of vertebrate predators on  of IP:H should be positively correlated as in Mooney et al. 2010.). Expectation: Intraguild predation dampens the strength of the trophic </w:t>
      </w:r>
      <w:r>
        <w:rPr>
          <w:rFonts w:cs="Times New Roman" w:ascii="Times New Roman" w:hAnsi="Times New Roman"/>
          <w:b/>
          <w:bCs/>
        </w:rPr>
        <w:t xml:space="preserve">cascades </w:t>
      </w:r>
      <w:r>
        <w:rPr>
          <w:rFonts w:cs="Times New Roman" w:ascii="Times New Roman" w:hAnsi="Times New Roman"/>
        </w:rPr>
        <w:t>(Mooney et al. 2010). Intra-guild predation (bird bats and ants) enchances biodiversity and functioning in complex ecosystems (Wang, Broose and Gravel 2019, Ecology)</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rPr>
        <w:t>If TTI operate in complex communities top-down and cascading effects of the top and intermediate predators should be able to affect plant herbivore i</w:t>
      </w:r>
      <w:r>
        <w:rPr>
          <w:rFonts w:cs="Times New Roman" w:ascii="Times New Roman" w:hAnsi="Times New Roman"/>
          <w:b/>
          <w:bCs/>
        </w:rPr>
        <w:t>nteraction networks</w:t>
      </w:r>
      <w:r>
        <w:rPr>
          <w:rFonts w:cs="Times New Roman" w:ascii="Times New Roman" w:hAnsi="Times New Roman"/>
        </w:rPr>
        <w:t>. Bosc et al. (2018) studied the effects of apex predators on top-down and cascading effects on diverse herbivore community and showed srong effect of insectivorous birds on spiders. There was no overall effect on herbivore abundance. There was some evidence for EFS hypothesis where specialists were less affected by top predators than generalist. However, because of the difficulties in estimating diet breadth (inferred from co-occurence of plants and herbivores) it didn’t provide strong support for EFS hypothesis presented there. Our treatment of adding generalist herbivores could help answer some questions regarding role of generalists in these systems. Moreover in their evaluation of the effects they used abundance instead of biomass of individual species. Biomass could be more important than abundance (Bosc et al. 2018 used abundance of IGP). This may cause misinterpretation of the results as one of the important effects of apex predators like birds is that they can affect the size structure of the insect community.</w:t>
      </w:r>
    </w:p>
    <w:p>
      <w:pPr>
        <w:pStyle w:val="Standard"/>
        <w:rPr>
          <w:rFonts w:ascii="Times New Roman" w:hAnsi="Times New Roman" w:cs="Times New Roman"/>
        </w:rPr>
      </w:pPr>
      <w:r>
        <w:rPr>
          <w:rFonts w:cs="Times New Roman" w:ascii="Times New Roman" w:hAnsi="Times New Roman"/>
        </w:rPr>
      </w:r>
    </w:p>
    <w:p>
      <w:pPr>
        <w:pStyle w:val="Standard"/>
        <w:rPr>
          <w:rFonts w:ascii="Times New Roman" w:hAnsi="Times New Roman" w:cs="Times New Roman"/>
        </w:rPr>
      </w:pPr>
      <w:r>
        <w:rPr>
          <w:rFonts w:cs="Times New Roman" w:ascii="Times New Roman" w:hAnsi="Times New Roman"/>
        </w:rPr>
        <w:t>How diets were changing!</w:t>
      </w:r>
    </w:p>
    <w:p>
      <w:pPr>
        <w:pStyle w:val="Standard"/>
        <w:rPr>
          <w:rFonts w:ascii="Times New Roman" w:hAnsi="Times New Roman" w:cs="Times New Roman"/>
        </w:rPr>
      </w:pPr>
      <w:r>
        <w:rPr>
          <w:rFonts w:cs="Times New Roman" w:ascii="Times New Roman" w:hAnsi="Times New Roman"/>
        </w:rPr>
        <w:t>Did size structure change?</w:t>
      </w:r>
    </w:p>
    <w:p>
      <w:pPr>
        <w:pStyle w:val="Standard"/>
        <w:rPr>
          <w:rFonts w:ascii="Times New Roman" w:hAnsi="Times New Roman" w:cs="Times New Roman"/>
        </w:rPr>
      </w:pPr>
      <w:r>
        <w:rPr>
          <w:rFonts w:cs="Times New Roman" w:ascii="Times New Roman" w:hAnsi="Times New Roman"/>
        </w:rPr>
        <w:t>Mooney, Pratt and Singer 2012: TTI dietary specialist herbivores should escape predators and be competitively dominant due to faster growth rates and such differences should be greater on low quality host plants.</w:t>
      </w:r>
    </w:p>
    <w:p>
      <w:pPr>
        <w:pStyle w:val="Standard"/>
        <w:rPr>
          <w:rFonts w:ascii="Times New Roman" w:hAnsi="Times New Roman" w:cs="Times New Roman"/>
        </w:rPr>
      </w:pPr>
      <w:r>
        <w:rPr>
          <w:rFonts w:cs="Times New Roman" w:ascii="Times New Roman" w:hAnsi="Times New Roman"/>
        </w:rPr>
        <w:t>Experiment contradict these predictions though -</w:t>
      </w:r>
    </w:p>
    <w:p>
      <w:pPr>
        <w:pStyle w:val="Standard"/>
        <w:rPr>
          <w:rFonts w:ascii="Times New Roman" w:hAnsi="Times New Roman" w:cs="Times New Roman"/>
        </w:rPr>
      </w:pPr>
      <w:r>
        <w:rPr>
          <w:rFonts w:cs="Times New Roman" w:ascii="Times New Roman" w:hAnsi="Times New Roman"/>
        </w:rPr>
      </w:r>
    </w:p>
    <w:p>
      <w:pPr>
        <w:pStyle w:val="Standard"/>
        <w:rPr/>
      </w:pPr>
      <w:r>
        <w:rPr>
          <w:rFonts w:cs="Times New Roman" w:ascii="Times New Roman" w:hAnsi="Times New Roman"/>
          <w:i/>
          <w:iCs/>
        </w:rPr>
        <w:t>Advantages we have on the above paper: t</w:t>
      </w:r>
      <w:r>
        <w:rPr>
          <w:rFonts w:cs="Times New Roman" w:ascii="Times New Roman" w:hAnsi="Times New Roman"/>
          <w:b/>
          <w:bCs/>
          <w:i/>
          <w:iCs/>
        </w:rPr>
        <w:t>rophic interactions, biomass, individual plant communities, actual specificity calculated in the field (should I use all sites? - I think yes, even if species was forced to use least preferred host plant by some treatments it still counts!), generalist addition treatments</w:t>
      </w:r>
      <w:r>
        <w:rPr>
          <w:rFonts w:cs="Times New Roman" w:ascii="Times New Roman" w:hAnsi="Times New Roman"/>
          <w:i/>
          <w:iCs/>
        </w:rPr>
        <w:t xml:space="preserve">. </w:t>
      </w:r>
      <w:r>
        <w:rPr>
          <w:rFonts w:cs="Times New Roman" w:ascii="Times New Roman" w:hAnsi="Times New Roman"/>
        </w:rPr>
        <w:t xml:space="preserve"> </w:t>
      </w:r>
      <w:r>
        <w:rPr>
          <w:rFonts w:cs="Times New Roman" w:ascii="Times New Roman" w:hAnsi="Times New Roman"/>
          <w:shd w:fill="FFFF00" w:val="clear"/>
        </w:rPr>
        <w:t>[</w:t>
      </w:r>
      <w:r>
        <w:rPr>
          <w:rFonts w:cs="Times New Roman" w:ascii="Times New Roman" w:hAnsi="Times New Roman"/>
          <w:i/>
          <w:iCs/>
          <w:shd w:fill="FFFF00" w:val="clear"/>
        </w:rPr>
        <w:t>My advantage: body sizes… and plant herbivore “interactions”.</w:t>
      </w:r>
      <w:r>
        <w:rPr>
          <w:rFonts w:cs="Times New Roman" w:ascii="Times New Roman" w:hAnsi="Times New Roman"/>
          <w:shd w:fill="FFFF00" w:val="clear"/>
        </w:rPr>
        <w:t>]</w:t>
      </w:r>
      <w:r>
        <w:rPr>
          <w:rFonts w:cs="Times New Roman" w:ascii="Times New Roman" w:hAnsi="Times New Roman"/>
        </w:rPr>
        <w:t xml:space="preserve"> (Karp and Dailey 2014; Ritchie and Johnson for clues where to find this info). Plant-herbivore interactions shape community dynamics (Burkepile and Parker 2017).</w:t>
      </w:r>
    </w:p>
    <w:p>
      <w:pPr>
        <w:pStyle w:val="Standard"/>
        <w:rPr>
          <w:rFonts w:ascii="Times New Roman" w:hAnsi="Times New Roman" w:cs="Times New Roman"/>
        </w:rPr>
      </w:pPr>
      <w:r>
        <w:rPr>
          <w:rFonts w:cs="Times New Roman" w:ascii="Times New Roman" w:hAnsi="Times New Roman"/>
        </w:rPr>
        <w:t>Here we present an experimental study of the effects of birds bats and ants effects on plant – herbivore interaction networks and intermediate arthropod predators during community assembly in secondary successional tropical rain forest.</w:t>
      </w:r>
    </w:p>
    <w:p>
      <w:pPr>
        <w:pStyle w:val="Standard"/>
        <w:spacing w:before="0" w:after="29"/>
        <w:rPr>
          <w:rFonts w:ascii="Times New Roman" w:hAnsi="Times New Roman" w:cs="Times New Roman"/>
        </w:rPr>
      </w:pPr>
      <w:r>
        <w:rPr>
          <w:rFonts w:cs="Times New Roman" w:ascii="Times New Roman" w:hAnsi="Times New Roman"/>
        </w:rPr>
      </w:r>
    </w:p>
    <w:p>
      <w:pPr>
        <w:pStyle w:val="Standard"/>
        <w:spacing w:before="0" w:after="29"/>
        <w:rPr/>
      </w:pPr>
      <w:r>
        <w:rPr>
          <w:rFonts w:cs="Times New Roman" w:ascii="Times New Roman" w:hAnsi="Times New Roman"/>
        </w:rPr>
        <w:t xml:space="preserve">(MacArthur and MacArthur 1961), which suggests that birds recognize the structure rather than type of the vegetation. </w:t>
      </w:r>
      <w:r>
        <w:rPr>
          <w:sz w:val="28"/>
        </w:rPr>
        <w:t>However, such neat convergences in species densities of plants, insects, and desert lizards do not occur, which suggests that these groups may not always be saturated with species (Whittaker 1969, 1970, 1972; Pianka 1973).</w:t>
      </w:r>
      <w:r>
        <w:rPr>
          <w:rFonts w:cs="Times New Roman" w:ascii="Times New Roman" w:hAnsi="Times New Roman"/>
        </w:rPr>
        <w:t xml:space="preserve"> [</w:t>
      </w:r>
      <w:hyperlink r:id="rId27">
        <w:r>
          <w:rPr>
            <w:rStyle w:val="ListLabel4"/>
            <w:rFonts w:cs="Times New Roman" w:ascii="Times New Roman" w:hAnsi="Times New Roman"/>
          </w:rPr>
          <w:t>http://www.zo.utexas.edu/courses/bio373/chapters/Chapter18/Chapter18.html</w:t>
        </w:r>
      </w:hyperlink>
      <w:r>
        <w:rPr>
          <w:rFonts w:cs="Times New Roman" w:ascii="Times New Roman" w:hAnsi="Times New Roman"/>
        </w:rPr>
        <w:t>].</w:t>
      </w:r>
    </w:p>
    <w:p>
      <w:pPr>
        <w:pStyle w:val="Standard"/>
        <w:spacing w:before="0" w:after="29"/>
        <w:rPr>
          <w:rFonts w:ascii="Times New Roman" w:hAnsi="Times New Roman" w:cs="Times New Roman"/>
          <w:sz w:val="28"/>
        </w:rPr>
      </w:pPr>
      <w:r>
        <w:rPr>
          <w:rFonts w:cs="Times New Roman" w:ascii="Times New Roman" w:hAnsi="Times New Roman"/>
          <w:sz w:val="28"/>
        </w:rPr>
      </w:r>
    </w:p>
    <w:p>
      <w:pPr>
        <w:pStyle w:val="Standard"/>
        <w:spacing w:before="0" w:after="29"/>
        <w:rPr>
          <w:rFonts w:ascii="Times New Roman" w:hAnsi="Times New Roman" w:cs="Times New Roman"/>
        </w:rPr>
      </w:pPr>
      <w:r>
        <w:rPr>
          <w:rFonts w:cs="Times New Roman" w:ascii="Times New Roman" w:hAnsi="Times New Roman"/>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t>References</w:t>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t>Where does this randomness come from?</w:t>
      </w:r>
    </w:p>
    <w:p>
      <w:pPr>
        <w:pStyle w:val="Textbody1"/>
        <w:spacing w:lineRule="auto" w:line="240" w:before="0" w:after="29"/>
        <w:rPr>
          <w:rFonts w:ascii="Times New Roman" w:hAnsi="Times New Roman" w:cs="Times New Roman"/>
        </w:rPr>
      </w:pPr>
      <w:r>
        <w:rPr>
          <w:rFonts w:cs="Times New Roman" w:ascii="Times New Roman" w:hAnsi="Times New Roman"/>
        </w:rPr>
        <w:t xml:space="preserve">I have examined turnover (Bray-Curtis </w:t>
      </w:r>
      <w:r>
        <w:rPr>
          <w:rFonts w:cs="Times New Roman" w:ascii="Times New Roman" w:hAnsi="Times New Roman"/>
          <w:b/>
          <w:bCs/>
        </w:rPr>
        <w:t>dissimilarity</w:t>
      </w:r>
      <w:r>
        <w:rPr>
          <w:rFonts w:cs="Times New Roman" w:ascii="Times New Roman" w:hAnsi="Times New Roman"/>
        </w:rPr>
        <w:t xml:space="preserve"> index broken into balanced and gradient component) in herbivore and IPs community composition. Within each block I examined plant species which were present in both control and treatment plots. For these species I calculated insect community turnover caused by the treatment (within species turnover). Next I compared insect community on a given plant species in a control plot with insect community on </w:t>
      </w:r>
      <w:commentRangeStart w:id="57"/>
      <w:r>
        <w:rPr>
          <w:rFonts w:cs="Times New Roman" w:ascii="Times New Roman" w:hAnsi="Times New Roman"/>
        </w:rPr>
        <w:t xml:space="preserve">all other species in the treatment plot </w:t>
      </w:r>
      <w:r>
        <w:rPr>
          <w:rFonts w:cs="Times New Roman" w:ascii="Times New Roman" w:hAnsi="Times New Roman"/>
        </w:rPr>
      </w:r>
      <w:commentRangeEnd w:id="57"/>
      <w:r>
        <w:commentReference w:id="57"/>
      </w:r>
      <w:r>
        <w:rPr>
          <w:rFonts w:cs="Times New Roman" w:ascii="Times New Roman" w:hAnsi="Times New Roman"/>
        </w:rPr>
        <w:t xml:space="preserve">within a given garden. This allowed to see how </w:t>
      </w:r>
      <w:r>
        <w:rPr>
          <w:rFonts w:cs="Times New Roman" w:ascii="Times New Roman" w:hAnsi="Times New Roman"/>
          <w:b/>
          <w:bCs/>
        </w:rPr>
        <w:t>within</w:t>
      </w:r>
      <w:r>
        <w:rPr>
          <w:rFonts w:cs="Times New Roman" w:ascii="Times New Roman" w:hAnsi="Times New Roman"/>
        </w:rPr>
        <w:t xml:space="preserve"> species turnover compares with </w:t>
      </w:r>
      <w:r>
        <w:rPr>
          <w:rFonts w:cs="Times New Roman" w:ascii="Times New Roman" w:hAnsi="Times New Roman"/>
          <w:b/>
          <w:bCs/>
        </w:rPr>
        <w:t>between</w:t>
      </w:r>
      <w:r>
        <w:rPr>
          <w:rFonts w:cs="Times New Roman" w:ascii="Times New Roman" w:hAnsi="Times New Roman"/>
        </w:rPr>
        <w:t xml:space="preserve"> species turnover [</w:t>
      </w:r>
      <w:r>
        <w:rPr>
          <w:rFonts w:cs="Times New Roman" w:ascii="Times New Roman" w:hAnsi="Times New Roman"/>
          <w:b/>
          <w:bCs/>
          <w:i/>
          <w:iCs/>
          <w:shd w:fill="FFF200" w:val="clear"/>
        </w:rPr>
        <w:t>switch these names in the code, not done properly</w:t>
      </w:r>
      <w:r>
        <w:rPr>
          <w:rFonts w:cs="Times New Roman" w:ascii="Times New Roman" w:hAnsi="Times New Roman"/>
        </w:rPr>
        <w:t>].</w:t>
      </w:r>
    </w:p>
    <w:p>
      <w:pPr>
        <w:pStyle w:val="Textbody1"/>
        <w:spacing w:lineRule="auto" w:line="240" w:before="0" w:after="29"/>
        <w:rPr>
          <w:rFonts w:ascii="Times New Roman" w:hAnsi="Times New Roman" w:cs="Times New Roman"/>
          <w:b/>
          <w:b/>
          <w:bCs/>
        </w:rPr>
      </w:pPr>
      <w:r>
        <w:rPr>
          <w:rFonts w:cs="Times New Roman" w:ascii="Times New Roman" w:hAnsi="Times New Roman"/>
          <w:b/>
          <w:bCs/>
        </w:rPr>
        <mc:AlternateContent>
          <mc:Choice Requires="wps">
            <w:drawing>
              <wp:anchor behindDoc="0" distT="0" distB="0" distL="114300" distR="114300" simplePos="0" locked="0" layoutInCell="1" allowOverlap="1" relativeHeight="19" wp14:anchorId="05A9E34D">
                <wp:simplePos x="0" y="0"/>
                <wp:positionH relativeFrom="column">
                  <wp:align>center</wp:align>
                </wp:positionH>
                <wp:positionV relativeFrom="paragraph">
                  <wp:posOffset>635</wp:posOffset>
                </wp:positionV>
                <wp:extent cx="5588635" cy="5732145"/>
                <wp:effectExtent l="0" t="0" r="0" b="0"/>
                <wp:wrapSquare wrapText="bothSides"/>
                <wp:docPr id="24" name="Frame1"/>
                <a:graphic xmlns:a="http://schemas.openxmlformats.org/drawingml/2006/main">
                  <a:graphicData uri="http://schemas.microsoft.com/office/word/2010/wordprocessingShape">
                    <wps:wsp>
                      <wps:cNvSpPr/>
                      <wps:spPr>
                        <a:xfrm>
                          <a:off x="0" y="0"/>
                          <a:ext cx="5587920" cy="573156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285105" cy="4753610"/>
                                  <wp:effectExtent l="0" t="0" r="0" b="0"/>
                                  <wp:docPr id="2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 descr=""/>
                                          <pic:cNvPicPr>
                                            <a:picLocks noChangeAspect="1" noChangeArrowheads="1"/>
                                          </pic:cNvPicPr>
                                        </pic:nvPicPr>
                                        <pic:blipFill>
                                          <a:blip r:embed="rId28"/>
                                          <a:stretch>
                                            <a:fillRect/>
                                          </a:stretch>
                                        </pic:blipFill>
                                        <pic:spPr bwMode="auto">
                                          <a:xfrm>
                                            <a:off x="0" y="0"/>
                                            <a:ext cx="5285105" cy="4753610"/>
                                          </a:xfrm>
                                          <a:prstGeom prst="rect">
                                            <a:avLst/>
                                          </a:prstGeom>
                                        </pic:spPr>
                                      </pic:pic>
                                    </a:graphicData>
                                  </a:graphic>
                                </wp:inline>
                              </w:drawing>
                            </w:r>
                            <w:r>
                              <w:rPr>
                                <w:vanish/>
                                <w:color w:val="auto"/>
                              </w:rPr>
                              <w:br/>
                            </w:r>
                            <w:r>
                              <w:rPr>
                                <w:color w:val="auto"/>
                              </w:rPr>
                              <w:t xml:space="preserve">Figure 1: Herbivore species turnover rates calculated for plant species present in both control and a given treatment plot (Within) in a given experimental block, and for species in the control plot vs all other species in a treatment plot (Between). Turnover is based on Bray-Curtis dissimilarities. Mean and bootstrapped 95% CIs are shown. Grey points indicate empirical values. </w:t>
                            </w:r>
                            <w:r>
                              <w:rPr>
                                <w:b/>
                                <w:bCs/>
                                <w:color w:val="auto"/>
                              </w:rPr>
                              <w:t>Only Control vs Weevil 25 was significantly different</w:t>
                            </w:r>
                            <w:r>
                              <w:rPr>
                                <w:color w:val="auto"/>
                              </w:rPr>
                              <w:t>.</w:t>
                            </w:r>
                          </w:p>
                        </w:txbxContent>
                      </wps:txbx>
                      <wps:bodyPr lIns="0" rIns="0" tIns="0" bIns="0">
                        <a:spAutoFit/>
                      </wps:bodyPr>
                    </wps:wsp>
                  </a:graphicData>
                </a:graphic>
              </wp:anchor>
            </w:drawing>
          </mc:Choice>
          <mc:Fallback>
            <w:pict>
              <v:rect id="shape_0" ID="Frame1" stroked="f" style="position:absolute;margin-left:7.3pt;margin-top:0.05pt;width:439.95pt;height:451.25pt;mso-position-horizontal:center" wp14:anchorId="05A9E34D">
                <w10:wrap type="square"/>
                <v:fill o:detectmouseclick="t" on="false"/>
                <v:stroke color="#3465a4" joinstyle="round" endcap="flat"/>
                <v:textbox>
                  <w:txbxContent>
                    <w:p>
                      <w:pPr>
                        <w:pStyle w:val="Figure"/>
                        <w:spacing w:before="120" w:after="120"/>
                        <w:rPr/>
                      </w:pPr>
                      <w:r>
                        <w:rPr/>
                        <w:drawing>
                          <wp:inline distT="0" distB="0" distL="0" distR="0">
                            <wp:extent cx="5285105" cy="4753610"/>
                            <wp:effectExtent l="0" t="0" r="0" b="0"/>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28"/>
                                    <a:stretch>
                                      <a:fillRect/>
                                    </a:stretch>
                                  </pic:blipFill>
                                  <pic:spPr bwMode="auto">
                                    <a:xfrm>
                                      <a:off x="0" y="0"/>
                                      <a:ext cx="5285105" cy="4753610"/>
                                    </a:xfrm>
                                    <a:prstGeom prst="rect">
                                      <a:avLst/>
                                    </a:prstGeom>
                                  </pic:spPr>
                                </pic:pic>
                              </a:graphicData>
                            </a:graphic>
                          </wp:inline>
                        </w:drawing>
                      </w:r>
                      <w:r>
                        <w:rPr>
                          <w:vanish/>
                          <w:color w:val="auto"/>
                        </w:rPr>
                        <w:br/>
                      </w:r>
                      <w:r>
                        <w:rPr>
                          <w:color w:val="auto"/>
                        </w:rPr>
                        <w:t xml:space="preserve">Figure 1: Herbivore species turnover rates calculated for plant species present in both control and a given treatment plot (Within) in a given experimental block, and for species in the control plot vs all other species in a treatment plot (Between). Turnover is based on Bray-Curtis dissimilarities. Mean and bootstrapped 95% CIs are shown. Grey points indicate empirical values. </w:t>
                      </w:r>
                      <w:r>
                        <w:rPr>
                          <w:b/>
                          <w:bCs/>
                          <w:color w:val="auto"/>
                        </w:rPr>
                        <w:t>Only Control vs Weevil 25 was significantly different</w:t>
                      </w:r>
                      <w:r>
                        <w:rPr>
                          <w:color w:val="auto"/>
                        </w:rPr>
                        <w:t>.</w:t>
                      </w:r>
                    </w:p>
                  </w:txbxContent>
                </v:textbox>
              </v:rect>
            </w:pict>
          </mc:Fallback>
        </mc:AlternateContent>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b/>
          <w:b/>
          <w:bCs/>
        </w:rPr>
      </w:pPr>
      <w:r>
        <w:rPr>
          <w:rFonts w:cs="Times New Roman" w:ascii="Times New Roman" w:hAnsi="Times New Roman"/>
          <w:b/>
          <w:bCs/>
        </w:rPr>
      </w:r>
    </w:p>
    <w:p>
      <w:pPr>
        <w:pStyle w:val="Textbody1"/>
        <w:spacing w:lineRule="auto" w:line="240" w:before="0" w:after="29"/>
        <w:rPr>
          <w:rFonts w:ascii="Times New Roman" w:hAnsi="Times New Roman" w:cs="Times New Roman"/>
        </w:rPr>
      </w:pPr>
      <w:r>
        <w:rPr>
          <w:rFonts w:cs="Times New Roman" w:ascii="Times New Roman" w:hAnsi="Times New Roman"/>
        </w:rPr>
      </w:r>
    </w:p>
    <w:p>
      <w:pPr>
        <w:pStyle w:val="Textbody1"/>
        <w:spacing w:lineRule="auto" w:line="240" w:before="0" w:after="29"/>
        <w:rPr>
          <w:rFonts w:ascii="Times New Roman" w:hAnsi="Times New Roman" w:cs="Times New Roman"/>
          <w:b/>
          <w:b/>
          <w:bCs/>
        </w:rPr>
      </w:pPr>
      <w:r>
        <w:rPr>
          <w:rFonts w:cs="Times New Roman" w:ascii="Times New Roman" w:hAnsi="Times New Roman"/>
        </w:rPr>
        <w:t>I.e. I wanted to see how dissimilar are communities on the same plant species compared with other species present in the same garden. If values of turnover within species are comparable with ones between species, this might suggest, that randomness in invertebrate community composition doesn’t stem from the plant species community. If turnover within plant species in low, this suggest, that plant species are influencing their community, and if there is randomness in herbivore community composition it Is probably primary caused by plant community composition.</w:t>
      </w:r>
    </w:p>
    <w:p>
      <w:pPr>
        <w:pStyle w:val="Textbody1"/>
        <w:spacing w:lineRule="auto" w:line="240" w:before="0" w:after="29"/>
        <w:rPr>
          <w:rFonts w:ascii="Times New Roman" w:hAnsi="Times New Roman" w:cs="Times New Roman"/>
        </w:rPr>
      </w:pPr>
      <w:r>
        <w:rPr>
          <w:rFonts w:cs="Times New Roman" w:ascii="Times New Roman" w:hAnsi="Times New Roman"/>
        </w:rPr>
      </w:r>
    </w:p>
    <w:p>
      <w:pPr>
        <w:pStyle w:val="Textbody1"/>
        <w:spacing w:lineRule="auto" w:line="240" w:before="0" w:after="29"/>
        <w:rPr>
          <w:rFonts w:ascii="Times New Roman" w:hAnsi="Times New Roman" w:cs="Times New Roman"/>
        </w:rPr>
      </w:pPr>
      <w:r>
        <w:rPr>
          <w:rFonts w:cs="Times New Roman" w:ascii="Times New Roman" w:hAnsi="Times New Roman"/>
        </w:rPr>
        <w:drawing>
          <wp:anchor behindDoc="0" distT="0" distB="3175" distL="114300" distR="114300" simplePos="0" locked="0" layoutInCell="1" allowOverlap="1" relativeHeight="23">
            <wp:simplePos x="0" y="0"/>
            <wp:positionH relativeFrom="column">
              <wp:align>center</wp:align>
            </wp:positionH>
            <wp:positionV relativeFrom="paragraph">
              <wp:posOffset>635</wp:posOffset>
            </wp:positionV>
            <wp:extent cx="5912485" cy="3482975"/>
            <wp:effectExtent l="0" t="0" r="0" b="0"/>
            <wp:wrapTopAndBottom/>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29"/>
                    <a:stretch>
                      <a:fillRect/>
                    </a:stretch>
                  </pic:blipFill>
                  <pic:spPr bwMode="auto">
                    <a:xfrm>
                      <a:off x="0" y="0"/>
                      <a:ext cx="5912485" cy="3482975"/>
                    </a:xfrm>
                    <a:prstGeom prst="rect">
                      <a:avLst/>
                    </a:prstGeom>
                  </pic:spPr>
                </pic:pic>
              </a:graphicData>
            </a:graphic>
          </wp:anchor>
        </w:drawing>
      </w:r>
    </w:p>
    <w:p>
      <w:pPr>
        <w:pStyle w:val="Textbody1"/>
        <w:spacing w:lineRule="auto" w:line="240" w:before="0" w:after="29"/>
        <w:rPr/>
      </w:pPr>
      <w:r>
        <w:rPr>
          <w:rFonts w:cs="Times New Roman" w:ascii="Times New Roman" w:hAnsi="Times New Roman"/>
          <w:b/>
          <w:bCs/>
        </w:rPr>
        <w:t>Fig X.</w:t>
      </w:r>
      <w:r>
        <w:rPr>
          <w:rFonts w:cs="Times New Roman" w:ascii="Times New Roman" w:hAnsi="Times New Roman"/>
        </w:rPr>
        <w:t xml:space="preserve"> Comparison of species’ </w:t>
      </w:r>
      <w:commentRangeStart w:id="58"/>
      <w:r>
        <w:rPr>
          <w:rFonts w:cs="Times New Roman" w:ascii="Times New Roman" w:hAnsi="Times New Roman"/>
        </w:rPr>
        <w:t xml:space="preserve">realized PDI </w:t>
      </w:r>
      <w:r>
        <w:rPr>
          <w:rFonts w:cs="Times New Roman" w:ascii="Times New Roman" w:hAnsi="Times New Roman"/>
        </w:rPr>
      </w:r>
      <w:commentRangeEnd w:id="58"/>
      <w:r>
        <w:commentReference w:id="58"/>
      </w:r>
      <w:r>
        <w:rPr>
          <w:rFonts w:cs="Times New Roman" w:ascii="Times New Roman" w:hAnsi="Times New Roman"/>
        </w:rPr>
        <w:t xml:space="preserve">values under treatments. Only herbivores with abundance higher than or equal to five in treatment and control plot. Logarithm of abundance is indicated by point size. Colors represent different morpho-species within gardens. Statistical significance was tested based on within garden, between species log ratios. We used linear mixed  models to test for statistically significant difference of log ratios from zero. Significant are: PREDATOR: nothing; </w:t>
      </w:r>
      <w:r>
        <w:rPr>
          <w:rFonts w:cs="Times New Roman" w:ascii="Times New Roman" w:hAnsi="Times New Roman"/>
          <w:b/>
          <w:bCs/>
        </w:rPr>
        <w:t>WEEVIL 25: Lepidopera increase, Orthoptera increase (marginally ~ 0.07)</w:t>
      </w:r>
      <w:r>
        <w:rPr>
          <w:rFonts w:cs="Times New Roman" w:ascii="Times New Roman" w:hAnsi="Times New Roman"/>
        </w:rPr>
        <w:t xml:space="preserve">; WEEVIL 125: nothing; INSECTICIDE:  </w:t>
      </w:r>
      <w:r>
        <w:rPr>
          <w:rFonts w:cs="Times New Roman" w:ascii="Times New Roman" w:hAnsi="Times New Roman"/>
          <w:b/>
          <w:bCs/>
        </w:rPr>
        <w:t>Orthoptera increase, Coleoptera, Hemiptera and Homoptera marginally increase (0.055, 0.09, 0.07 respectively)</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Vojtech Novotny" w:date="2020-11-13T22:03:00Z" w:initials="VN">
    <w:p>
      <w:r>
        <w:rPr>
          <w:rFonts w:eastAsia="DejaVu Sans" w:cs="DejaVu Sans"/>
          <w:kern w:val="0"/>
          <w:lang w:val="en-US" w:eastAsia="en-US" w:bidi="en-US"/>
        </w:rPr>
        <w:t>I think we should include Martina on one paper – we do not deal with fungicides but that is because of her analyses…</w:t>
      </w:r>
    </w:p>
  </w:comment>
  <w:comment w:id="1" w:author="Vojtech Novotny" w:date="2020-11-13T22:04:00Z" w:initials="VN">
    <w:p>
      <w:r>
        <w:rPr>
          <w:rFonts w:eastAsia="DejaVu Sans" w:cs="DejaVu Sans"/>
          <w:kern w:val="0"/>
          <w:lang w:val="en-US" w:eastAsia="en-US" w:bidi="en-US"/>
        </w:rPr>
        <w:t>anybody else to suggest?</w:t>
      </w:r>
    </w:p>
  </w:comment>
  <w:comment w:id="2" w:author="Vojtech Novotny" w:date="2020-11-14T10:16:00Z" w:initials="VN">
    <w:p>
      <w:r>
        <w:rPr>
          <w:rFonts w:eastAsia="DejaVu Sans" w:cs="DejaVu Sans"/>
          <w:kern w:val="0"/>
          <w:lang w:val="en-US" w:eastAsia="en-US" w:bidi="en-US"/>
        </w:rPr>
        <w:t>or some similar introduction about food webs</w:t>
      </w:r>
    </w:p>
  </w:comment>
  <w:comment w:id="3" w:author="Vojtech Novotny" w:date="2020-11-14T10:34:00Z" w:initials="VN">
    <w:p>
      <w:r>
        <w:rPr>
          <w:rFonts w:eastAsia="DejaVu Sans" w:cs="DejaVu Sans"/>
          <w:kern w:val="0"/>
          <w:lang w:val="en-US" w:eastAsia="en-US" w:bidi="en-US"/>
        </w:rPr>
        <w:t>if you want to say that you need to explain why</w:t>
      </w:r>
    </w:p>
  </w:comment>
  <w:comment w:id="4" w:author="Vojtech Novotny" w:date="2020-11-14T10:34:00Z" w:initials="VN">
    <w:p>
      <w:r>
        <w:rPr>
          <w:rFonts w:eastAsia="DejaVu Sans" w:cs="DejaVu Sans"/>
          <w:kern w:val="0"/>
          <w:lang w:val="en-US" w:eastAsia="en-US" w:bidi="en-US"/>
        </w:rPr>
        <w:t>before coming to our experiment there should be brief comment on the strength of top-down effects in general – then coming to discussion of habitats incl. rainforests</w:t>
      </w:r>
    </w:p>
    <w:p>
      <w:r>
        <w:rPr>
          <w:rFonts w:eastAsia="DejaVu Sans" w:cs="DejaVu Sans"/>
          <w:kern w:val="0"/>
          <w:lang w:val="en-US" w:eastAsia="en-US" w:bidi="en-US"/>
        </w:rPr>
      </w:r>
    </w:p>
    <w:p>
      <w:r>
        <w:rPr>
          <w:rFonts w:eastAsia="DejaVu Sans" w:cs="DejaVu Sans"/>
          <w:kern w:val="0"/>
          <w:lang w:val="en-US" w:eastAsia="en-US" w:bidi="en-US"/>
        </w:rPr>
        <w:t>higher tropical forest variability – may be low no of studies, also if they have dry vs wet forest (but this may be the case also for temperate forests – not sure but I see some Spain and California)</w:t>
      </w:r>
    </w:p>
    <w:p>
      <w:r>
        <w:rPr>
          <w:rFonts w:eastAsia="DejaVu Sans" w:cs="DejaVu Sans"/>
          <w:kern w:val="0"/>
          <w:lang w:val="en-US" w:eastAsia="en-US" w:bidi="en-US"/>
        </w:rPr>
      </w:r>
    </w:p>
    <w:p>
      <w:r>
        <w:rPr>
          <w:rFonts w:eastAsia="DejaVu Sans" w:cs="DejaVu Sans"/>
          <w:kern w:val="0"/>
          <w:lang w:val="en-US" w:eastAsia="en-US" w:bidi="en-US"/>
        </w:rPr>
      </w:r>
    </w:p>
  </w:comment>
  <w:comment w:id="5" w:author="Vojtech Novotny" w:date="2020-11-14T11:24:00Z" w:initials="VN">
    <w:p>
      <w:r>
        <w:rPr>
          <w:rFonts w:eastAsia="DejaVu Sans" w:cs="DejaVu Sans"/>
          <w:kern w:val="0"/>
          <w:lang w:val="en-US" w:eastAsia="en-US" w:bidi="en-US"/>
        </w:rPr>
        <w:t xml:space="preserve">this should be a paragraph on succession theory relevant to food webs </w:t>
      </w:r>
    </w:p>
  </w:comment>
  <w:comment w:id="6" w:author="Vojtech Novotny" w:date="2020-11-14T12:18:00Z" w:initials="VN">
    <w:p>
      <w:r>
        <w:rPr>
          <w:rFonts w:eastAsia="DejaVu Sans" w:cs="DejaVu Sans"/>
          <w:kern w:val="0"/>
          <w:sz w:val="20"/>
          <w:lang w:val="en-US" w:eastAsia="en-US" w:bidi="en-US"/>
        </w:rPr>
        <w:t xml:space="preserve">Novotný, V. (1994) Association of polyphagy in leafhoppers (Auchenorrhyncha,  Hemiptera) with unpredictable environments. </w:t>
      </w:r>
      <w:r>
        <w:rPr>
          <w:rFonts w:eastAsia="DejaVu Sans" w:cs="DejaVu Sans"/>
          <w:i/>
          <w:kern w:val="0"/>
          <w:sz w:val="20"/>
          <w:lang w:val="en-US" w:eastAsia="en-US" w:bidi="en-US"/>
        </w:rPr>
        <w:t>Oikos</w:t>
      </w:r>
      <w:r>
        <w:rPr>
          <w:rFonts w:eastAsia="DejaVu Sans" w:cs="DejaVu Sans"/>
          <w:kern w:val="0"/>
          <w:sz w:val="20"/>
          <w:lang w:val="en-US" w:eastAsia="en-US" w:bidi="en-US"/>
        </w:rPr>
        <w:t xml:space="preserve"> </w:t>
      </w:r>
      <w:r>
        <w:rPr>
          <w:rFonts w:eastAsia="DejaVu Sans" w:cs="DejaVu Sans"/>
          <w:b/>
          <w:kern w:val="0"/>
          <w:sz w:val="20"/>
          <w:lang w:val="en-US" w:eastAsia="en-US" w:bidi="en-US"/>
        </w:rPr>
        <w:t>70</w:t>
      </w:r>
      <w:r>
        <w:rPr>
          <w:rFonts w:eastAsia="DejaVu Sans" w:cs="DejaVu Sans"/>
          <w:kern w:val="0"/>
          <w:sz w:val="20"/>
          <w:lang w:val="en-US" w:eastAsia="en-US" w:bidi="en-US"/>
        </w:rPr>
        <w:t>, 223‑232.</w:t>
      </w:r>
    </w:p>
    <w:p>
      <w:r>
        <w:rPr>
          <w:rFonts w:eastAsia="DejaVu Sans" w:cs="DejaVu Sans"/>
          <w:kern w:val="0"/>
          <w:sz w:val="20"/>
          <w:lang w:val="en-US" w:eastAsia="en-US" w:bidi="en-US"/>
        </w:rPr>
        <w:t xml:space="preserve">Novotný, V. (1994) Relation between temporal persistence of host plants and wing length in leafhoppers (Auchenorrhyncha, Hemiptera). </w:t>
      </w:r>
      <w:r>
        <w:rPr>
          <w:rFonts w:eastAsia="DejaVu Sans" w:cs="DejaVu Sans"/>
          <w:i/>
          <w:kern w:val="0"/>
          <w:sz w:val="20"/>
          <w:lang w:val="en-US" w:eastAsia="en-US" w:bidi="en-US"/>
        </w:rPr>
        <w:t>Ecological Entomology</w:t>
      </w:r>
      <w:r>
        <w:rPr>
          <w:rFonts w:eastAsia="DejaVu Sans" w:cs="DejaVu Sans"/>
          <w:kern w:val="0"/>
          <w:sz w:val="20"/>
          <w:lang w:val="en-US" w:eastAsia="en-US" w:bidi="en-US"/>
        </w:rPr>
        <w:t xml:space="preserve"> </w:t>
      </w:r>
      <w:r>
        <w:rPr>
          <w:rFonts w:eastAsia="DejaVu Sans" w:cs="DejaVu Sans"/>
          <w:b/>
          <w:kern w:val="0"/>
          <w:sz w:val="20"/>
          <w:lang w:val="en-US" w:eastAsia="en-US" w:bidi="en-US"/>
        </w:rPr>
        <w:t>19</w:t>
      </w:r>
      <w:r>
        <w:rPr>
          <w:rFonts w:eastAsia="DejaVu Sans" w:cs="DejaVu Sans"/>
          <w:kern w:val="0"/>
          <w:sz w:val="20"/>
          <w:lang w:val="en-US" w:eastAsia="en-US" w:bidi="en-US"/>
        </w:rPr>
        <w:t>, 168‑176.</w:t>
      </w:r>
    </w:p>
    <w:p>
      <w:r>
        <w:rPr>
          <w:rFonts w:eastAsia="DejaVu Sans" w:cs="DejaVu Sans"/>
          <w:kern w:val="0"/>
          <w:sz w:val="20"/>
          <w:lang w:val="en-US" w:eastAsia="en-US" w:bidi="en-US"/>
        </w:rPr>
        <w:t>1995</w:t>
      </w:r>
    </w:p>
    <w:p>
      <w:r>
        <w:rPr>
          <w:rFonts w:eastAsia="DejaVu Sans" w:cs="DejaVu Sans"/>
          <w:kern w:val="0"/>
          <w:sz w:val="20"/>
          <w:lang w:val="en-US" w:eastAsia="en-US" w:bidi="en-US"/>
        </w:rPr>
        <w:t xml:space="preserve">Novotný, V. (1995) Relationships between life histories of leafhoppers (Auchenorrhyncha, Hemiptera) and their host plants (Juncaceae, Cyperaceae, Poaceae). </w:t>
      </w:r>
      <w:r>
        <w:rPr>
          <w:rFonts w:eastAsia="DejaVu Sans" w:cs="DejaVu Sans"/>
          <w:i/>
          <w:kern w:val="0"/>
          <w:sz w:val="20"/>
          <w:lang w:val="en-US" w:eastAsia="en-US" w:bidi="en-US"/>
        </w:rPr>
        <w:t>Oikos</w:t>
      </w:r>
      <w:r>
        <w:rPr>
          <w:rFonts w:eastAsia="DejaVu Sans" w:cs="DejaVu Sans"/>
          <w:kern w:val="0"/>
          <w:sz w:val="20"/>
          <w:lang w:val="en-US" w:eastAsia="en-US" w:bidi="en-US"/>
        </w:rPr>
        <w:t xml:space="preserve"> </w:t>
      </w:r>
      <w:r>
        <w:rPr>
          <w:rFonts w:eastAsia="DejaVu Sans" w:cs="DejaVu Sans"/>
          <w:b/>
          <w:kern w:val="0"/>
          <w:sz w:val="20"/>
          <w:lang w:val="en-US" w:eastAsia="en-US" w:bidi="en-US"/>
        </w:rPr>
        <w:t>73</w:t>
      </w:r>
      <w:r>
        <w:rPr>
          <w:rFonts w:eastAsia="DejaVu Sans" w:cs="DejaVu Sans"/>
          <w:kern w:val="0"/>
          <w:sz w:val="20"/>
          <w:lang w:val="en-US" w:eastAsia="en-US" w:bidi="en-US"/>
        </w:rPr>
        <w:t xml:space="preserve">, 33‑42. </w:t>
      </w:r>
    </w:p>
    <w:p>
      <w:r>
        <w:rPr>
          <w:rFonts w:eastAsia="DejaVu Sans" w:cs="DejaVu Sans"/>
          <w:kern w:val="0"/>
          <w:lang w:val="en-US" w:eastAsia="en-US" w:bidi="en-US"/>
        </w:rPr>
      </w:r>
    </w:p>
  </w:comment>
  <w:comment w:id="7" w:author="Vojtech Novotny" w:date="2020-11-14T12:19:00Z" w:initials="VN">
    <w:p>
      <w:r>
        <w:rPr>
          <w:rFonts w:eastAsia="DejaVu Sans" w:cs="DejaVu Sans"/>
          <w:kern w:val="0"/>
          <w:sz w:val="20"/>
          <w:lang w:val="en-GB" w:eastAsia="en-US" w:bidi="en-US"/>
        </w:rPr>
        <w:t xml:space="preserve">Leps, J., Novotny, V. &amp; Basset, Y. (2001) Habitat and successional status of plants in relation to the communities of their leaf-chewing herbivores in Papua New Guinea. </w:t>
      </w:r>
      <w:r>
        <w:rPr>
          <w:rFonts w:eastAsia="DejaVu Sans" w:cs="DejaVu Sans"/>
          <w:i/>
          <w:kern w:val="0"/>
          <w:sz w:val="20"/>
          <w:lang w:val="en-GB" w:eastAsia="en-US" w:bidi="en-US"/>
        </w:rPr>
        <w:t>Journal of Ecology</w:t>
      </w:r>
      <w:r>
        <w:rPr>
          <w:rFonts w:eastAsia="DejaVu Sans" w:cs="DejaVu Sans"/>
          <w:kern w:val="0"/>
          <w:sz w:val="20"/>
          <w:lang w:val="en-GB" w:eastAsia="en-US" w:bidi="en-US"/>
        </w:rPr>
        <w:t xml:space="preserve"> </w:t>
      </w:r>
      <w:r>
        <w:rPr>
          <w:rFonts w:eastAsia="DejaVu Sans" w:cs="DejaVu Sans"/>
          <w:b/>
          <w:kern w:val="0"/>
          <w:sz w:val="20"/>
          <w:lang w:val="en-GB" w:eastAsia="en-US" w:bidi="en-US"/>
        </w:rPr>
        <w:t>89</w:t>
      </w:r>
      <w:r>
        <w:rPr>
          <w:rFonts w:eastAsia="DejaVu Sans" w:cs="DejaVu Sans"/>
          <w:kern w:val="0"/>
          <w:sz w:val="20"/>
          <w:lang w:val="en-GB" w:eastAsia="en-US" w:bidi="en-US"/>
        </w:rPr>
        <w:t xml:space="preserve">, 186-199. </w:t>
      </w:r>
    </w:p>
    <w:p>
      <w:r>
        <w:rPr>
          <w:rFonts w:eastAsia="DejaVu Sans" w:cs="DejaVu Sans"/>
          <w:kern w:val="0"/>
          <w:lang w:val="en-US" w:eastAsia="en-US" w:bidi="en-US"/>
        </w:rPr>
      </w:r>
    </w:p>
  </w:comment>
  <w:comment w:id="8" w:author="Vojtech Novotny" w:date="2020-11-14T12:29:00Z" w:initials="VN">
    <w:p>
      <w:r>
        <w:rPr>
          <w:rFonts w:eastAsia="DejaVu Sans" w:cs="DejaVu Sans"/>
          <w:kern w:val="0"/>
          <w:sz w:val="20"/>
          <w:lang w:val="en-US" w:eastAsia="en-US" w:bidi="en-US"/>
        </w:rPr>
        <w:t xml:space="preserve">Novotny, V., Miller, S. E., Leps, J., Bito, D., Janda, M., Hulcr, J., Basset, Y., Damas &amp;  K. Weiblen, G. D. (2004) No tree an island: the plant-caterpillar food web of secondary rainforest in New Guinea. </w:t>
      </w:r>
      <w:r>
        <w:rPr>
          <w:rFonts w:eastAsia="DejaVu Sans" w:cs="DejaVu Sans"/>
          <w:i/>
          <w:kern w:val="0"/>
          <w:sz w:val="20"/>
          <w:lang w:val="en-US" w:eastAsia="en-US" w:bidi="en-US"/>
        </w:rPr>
        <w:t xml:space="preserve">Ecology Letters </w:t>
      </w:r>
      <w:r>
        <w:rPr>
          <w:rFonts w:eastAsia="DejaVu Sans" w:cs="DejaVu Sans"/>
          <w:b/>
          <w:kern w:val="0"/>
          <w:sz w:val="20"/>
          <w:lang w:val="en-US" w:eastAsia="en-US" w:bidi="en-US"/>
        </w:rPr>
        <w:t>7</w:t>
      </w:r>
      <w:r>
        <w:rPr>
          <w:rFonts w:eastAsia="DejaVu Sans" w:cs="DejaVu Sans"/>
          <w:kern w:val="0"/>
          <w:sz w:val="20"/>
          <w:lang w:val="en-US" w:eastAsia="en-US" w:bidi="en-US"/>
        </w:rPr>
        <w:t>: 1090-1100</w:t>
      </w:r>
    </w:p>
    <w:p>
      <w:r>
        <w:rPr>
          <w:rFonts w:eastAsia="DejaVu Sans" w:cs="DejaVu Sans"/>
          <w:kern w:val="0"/>
          <w:lang w:val="en-US" w:eastAsia="en-US" w:bidi="en-US"/>
        </w:rPr>
      </w:r>
    </w:p>
    <w:p>
      <w:r>
        <w:rPr>
          <w:rFonts w:eastAsia="DejaVu Sans" w:cs="DejaVu Sans"/>
          <w:kern w:val="0"/>
          <w:sz w:val="20"/>
          <w:lang w:val="en-US" w:eastAsia="en-US" w:bidi="en-US"/>
        </w:rPr>
        <w:t xml:space="preserve">Novotny, V., Miller, S. E., Basset, Y., Cizek, L, Drozd, P., Darrow, K. &amp; Leps, J. (2002) </w:t>
      </w:r>
      <w:r>
        <w:rPr>
          <w:rFonts w:eastAsia="DejaVu Sans" w:cs="DejaVu Sans"/>
          <w:kern w:val="0"/>
          <w:sz w:val="20"/>
          <w:lang w:eastAsia="en-US" w:bidi="en-US" w:val="en-GB"/>
        </w:rPr>
        <w:t xml:space="preserve">Predictably simple: communities of caterpillars (Lepidoptera) feeding on rainforest trees in Papua New Guinea. </w:t>
      </w:r>
      <w:r>
        <w:rPr>
          <w:rFonts w:eastAsia="DejaVu Sans" w:cs="DejaVu Sans"/>
          <w:i/>
          <w:kern w:val="0"/>
          <w:sz w:val="20"/>
          <w:lang w:eastAsia="en-US" w:bidi="en-US" w:val="en-US"/>
        </w:rPr>
        <w:t>Proceedings of the Royal Society, London, Biological Sciences</w:t>
      </w:r>
      <w:r>
        <w:rPr>
          <w:rFonts w:eastAsia="DejaVu Sans" w:cs="DejaVu Sans"/>
          <w:kern w:val="0"/>
          <w:sz w:val="20"/>
          <w:lang w:eastAsia="en-US" w:bidi="en-US" w:val="en-US"/>
        </w:rPr>
        <w:t xml:space="preserve"> </w:t>
      </w:r>
      <w:r>
        <w:rPr>
          <w:rFonts w:eastAsia="DejaVu Sans" w:cs="DejaVu Sans"/>
          <w:b/>
          <w:kern w:val="0"/>
          <w:sz w:val="20"/>
          <w:lang w:eastAsia="en-US" w:bidi="en-US" w:val="en-US"/>
        </w:rPr>
        <w:t>269</w:t>
      </w:r>
      <w:r>
        <w:rPr>
          <w:rFonts w:eastAsia="DejaVu Sans" w:cs="DejaVu Sans"/>
          <w:kern w:val="0"/>
          <w:sz w:val="20"/>
          <w:lang w:eastAsia="en-US" w:bidi="en-US" w:val="en-US"/>
        </w:rPr>
        <w:t>, 2337-2344.</w:t>
      </w:r>
    </w:p>
    <w:p>
      <w:r>
        <w:rPr>
          <w:rFonts w:eastAsia="DejaVu Sans" w:cs="DejaVu Sans"/>
          <w:kern w:val="0"/>
          <w:lang w:val="en-US" w:eastAsia="en-US" w:bidi="en-US"/>
        </w:rPr>
      </w:r>
    </w:p>
    <w:p>
      <w:r>
        <w:rPr>
          <w:rFonts w:eastAsia="DejaVu Sans" w:cs="DejaVu Sans"/>
          <w:kern w:val="0"/>
          <w:lang w:val="en-US" w:eastAsia="en-US" w:bidi="en-US"/>
        </w:rPr>
      </w:r>
    </w:p>
  </w:comment>
  <w:comment w:id="9" w:author="Vojtech Novotny" w:date="2020-11-14T12:55:00Z" w:initials="VN">
    <w:p>
      <w:r>
        <w:rPr>
          <w:rFonts w:eastAsia="DejaVu Sans" w:cs="DejaVu Sans"/>
          <w:kern w:val="0"/>
          <w:lang w:val="en-US" w:eastAsia="en-US" w:bidi="en-US"/>
        </w:rPr>
        <w:t>need to explain why</w:t>
      </w:r>
    </w:p>
  </w:comment>
  <w:comment w:id="10" w:author="Vojtech Novotny" w:date="2020-11-14T12:56:00Z" w:initials="VN">
    <w:p>
      <w:r>
        <w:rPr>
          <w:rFonts w:eastAsia="DejaVu Sans" w:cs="DejaVu Sans"/>
          <w:kern w:val="0"/>
          <w:lang w:val="en-US" w:eastAsia="en-US" w:bidi="en-US"/>
        </w:rPr>
        <w:t xml:space="preserve">a paragraph is needed on theory of intermediate predators </w:t>
      </w:r>
    </w:p>
  </w:comment>
  <w:comment w:id="11" w:author="Vojtech Novotny" w:date="2020-11-14T13:03:00Z" w:initials="VN">
    <w:p>
      <w:r>
        <w:rPr>
          <w:rFonts w:eastAsia="DejaVu Sans" w:cs="DejaVu Sans"/>
          <w:kern w:val="0"/>
          <w:lang w:val="en-US" w:eastAsia="en-US" w:bidi="en-US"/>
        </w:rPr>
        <w:t>this goes to results of course</w:t>
      </w:r>
    </w:p>
  </w:comment>
  <w:comment w:id="12" w:author="Vojtech Novotny" w:date="2020-11-14T22:05:00Z" w:initials="VN">
    <w:p>
      <w:r>
        <w:rPr>
          <w:rFonts w:eastAsia="DejaVu Sans" w:cs="DejaVu Sans"/>
          <w:kern w:val="0"/>
          <w:lang w:val="en-US" w:eastAsia="en-US" w:bidi="en-US"/>
        </w:rPr>
        <w:t xml:space="preserve">true for host specificity, but the herbivory rate and herbivory abundance and biomass still tend to be higher on secondary vegetation = Redmond et al did not study that but see eg Whitfeld et al. </w:t>
      </w:r>
    </w:p>
    <w:p>
      <w:r>
        <w:rPr>
          <w:rFonts w:eastAsia="DejaVu Sans" w:cs="DejaVu Sans"/>
          <w:kern w:val="0"/>
          <w:lang w:val="en-US" w:eastAsia="en-US" w:bidi="en-US"/>
        </w:rPr>
        <w:t xml:space="preserve">Whitfeld, T. J. S., Novotny, V., Miller, S. E., Hrcek, J., Klimes, P. &amp; Weiblen, G. D. 2012. Predicting tropical insect herbivore abundance from host plant traits and phylogeny. </w:t>
      </w:r>
      <w:r>
        <w:rPr>
          <w:rFonts w:eastAsia="DejaVu Sans" w:cs="DejaVu Sans"/>
          <w:i/>
          <w:kern w:val="0"/>
          <w:lang w:val="en-US" w:eastAsia="en-US" w:bidi="en-US"/>
        </w:rPr>
        <w:t>Ecology</w:t>
      </w:r>
      <w:r>
        <w:rPr>
          <w:rFonts w:eastAsia="DejaVu Sans" w:cs="DejaVu Sans"/>
          <w:kern w:val="0"/>
          <w:lang w:val="en-US" w:eastAsia="en-US" w:bidi="en-US"/>
        </w:rPr>
        <w:t xml:space="preserve"> </w:t>
      </w:r>
      <w:r>
        <w:rPr>
          <w:rFonts w:eastAsia="DejaVu Sans" w:cs="DejaVu Sans"/>
          <w:b/>
          <w:kern w:val="0"/>
          <w:lang w:val="en-US" w:eastAsia="en-US" w:bidi="en-US"/>
        </w:rPr>
        <w:t>93</w:t>
      </w:r>
      <w:r>
        <w:rPr>
          <w:rFonts w:eastAsia="DejaVu Sans" w:cs="DejaVu Sans"/>
          <w:kern w:val="0"/>
          <w:lang w:val="en-US" w:eastAsia="en-US" w:bidi="en-US"/>
        </w:rPr>
        <w:t>, S211–S223</w:t>
      </w:r>
    </w:p>
  </w:comment>
  <w:comment w:id="13" w:author="Vojtech Novotny" w:date="2020-11-14T22:25:00Z" w:initials="VN">
    <w:p>
      <w:r>
        <w:rPr>
          <w:rFonts w:eastAsia="DejaVu Sans" w:cs="DejaVu Sans"/>
          <w:kern w:val="0"/>
          <w:lang w:val="en-US" w:eastAsia="en-US" w:bidi="en-US"/>
        </w:rPr>
        <w:t>hypothesis about what? you are looking for secondary/primary differences here but this is not what the experiment is about</w:t>
      </w:r>
    </w:p>
    <w:p>
      <w:r>
        <w:rPr>
          <w:rFonts w:eastAsia="DejaVu Sans" w:cs="DejaVu Sans"/>
          <w:kern w:val="0"/>
          <w:lang w:val="en-US" w:eastAsia="en-US" w:bidi="en-US"/>
        </w:rPr>
      </w:r>
    </w:p>
    <w:p>
      <w:r>
        <w:rPr>
          <w:rFonts w:eastAsia="DejaVu Sans" w:cs="DejaVu Sans"/>
          <w:kern w:val="0"/>
          <w:lang w:val="en-US" w:eastAsia="en-US" w:bidi="en-US"/>
        </w:rPr>
      </w:r>
    </w:p>
    <w:p>
      <w:r>
        <w:rPr>
          <w:rFonts w:eastAsia="DejaVu Sans" w:cs="DejaVu Sans"/>
          <w:kern w:val="0"/>
          <w:lang w:val="en-US" w:eastAsia="en-US" w:bidi="en-US"/>
        </w:rPr>
      </w:r>
    </w:p>
  </w:comment>
  <w:comment w:id="14" w:author="Vojtech Novotny" w:date="2020-11-14T22:07:00Z" w:initials="VN">
    <w:p>
      <w:r>
        <w:rPr>
          <w:rFonts w:eastAsia="DejaVu Sans" w:cs="DejaVu Sans"/>
          <w:kern w:val="0"/>
          <w:lang w:val="en-US" w:eastAsia="en-US" w:bidi="en-US"/>
        </w:rPr>
        <w:t>this is true, but our host specialization studies showed that to the first approximation, herbivores are specialized to plant genera – and these are often different between primary and secondary forests, so although there is certain circulation it may be more significant for predators than herbivores</w:t>
      </w:r>
    </w:p>
  </w:comment>
  <w:comment w:id="15" w:author="Vojtech Novotny" w:date="2020-11-14T22:19:00Z" w:initials="VN">
    <w:p>
      <w:r>
        <w:rPr>
          <w:rFonts w:eastAsia="DejaVu Sans" w:cs="DejaVu Sans"/>
          <w:kern w:val="0"/>
          <w:lang w:val="en-US" w:eastAsia="en-US" w:bidi="en-US"/>
        </w:rPr>
        <w:t>this is over-generalization, we did find genus-based differences in herbivore communities between eg Macaranga, Trichospermum, Pipturus, Ficus etc etc – certainly for caterpillars, but also adult beetles, to smaller but still some degree for grasshoppers</w:t>
      </w:r>
    </w:p>
  </w:comment>
  <w:comment w:id="16" w:author="Vojtech Novotny" w:date="2020-11-14T22:21:00Z" w:initials="VN">
    <w:p>
      <w:r>
        <w:rPr>
          <w:rFonts w:eastAsia="DejaVu Sans" w:cs="DejaVu Sans"/>
          <w:kern w:val="0"/>
          <w:lang w:val="en-US" w:eastAsia="en-US" w:bidi="en-US"/>
        </w:rPr>
        <w:t>they do thrive in gaps – see the previous comment, herbivore density/biomass are higher in gaps than primary vegetation, the same is the case for herbivore damage</w:t>
      </w:r>
    </w:p>
  </w:comment>
  <w:comment w:id="17" w:author="Vojtech Novotny" w:date="2020-11-14T22:22:00Z" w:initials="VN">
    <w:p>
      <w:r>
        <w:rPr>
          <w:rFonts w:eastAsia="DejaVu Sans" w:cs="DejaVu Sans"/>
          <w:kern w:val="0"/>
          <w:lang w:val="en-US" w:eastAsia="en-US" w:bidi="en-US"/>
        </w:rPr>
        <w:t>young/mature leaves is very strong distinction in primary forest, but since pioneer species continue to grow and produce new leaves pioneer species often have relatively more young leaves than primary species, and old leaves are more palatable than old leaves of primary species</w:t>
      </w:r>
    </w:p>
  </w:comment>
  <w:comment w:id="18" w:author="Vojtech Novotny" w:date="2020-11-14T22:51:00Z" w:initials="VN">
    <w:p>
      <w:r>
        <w:rPr>
          <w:rFonts w:eastAsia="DejaVu Sans" w:cs="DejaVu Sans"/>
          <w:kern w:val="0"/>
          <w:lang w:val="en-US" w:eastAsia="en-US" w:bidi="en-US"/>
        </w:rPr>
        <w:t>you have to carefully separate the published results on plants – to be mentioned in Discussion – from the new ones on herbivores and IP predators shown here</w:t>
      </w:r>
    </w:p>
  </w:comment>
  <w:comment w:id="19" w:author="Vojtech Novotny" w:date="2020-11-13T21:12:00Z" w:initials="VN">
    <w:p>
      <w:r>
        <w:rPr>
          <w:rFonts w:eastAsia="DejaVu Sans" w:cs="DejaVu Sans"/>
          <w:kern w:val="0"/>
          <w:lang w:val="en-US" w:eastAsia="en-US" w:bidi="en-US"/>
        </w:rPr>
        <w:t>get rid of axis legends (value, treat); IPS diversity (biomass baseD)</w:t>
      </w:r>
    </w:p>
  </w:comment>
  <w:comment w:id="20" w:author="Vojtech Novotny" w:date="2020-11-14T22:52:00Z" w:initials="VN">
    <w:p>
      <w:r>
        <w:rPr>
          <w:rFonts w:eastAsia="DejaVu Sans" w:cs="DejaVu Sans"/>
          <w:kern w:val="0"/>
          <w:lang w:val="en-US" w:eastAsia="en-US" w:bidi="en-US"/>
        </w:rPr>
        <w:t>this has been already published as Fig 1 in JE</w:t>
      </w:r>
    </w:p>
  </w:comment>
  <w:comment w:id="21" w:author="Vojtech Novotny" w:date="2020-11-15T12:16:00Z" w:initials="VN">
    <w:p>
      <w:r>
        <w:rPr>
          <w:rFonts w:eastAsia="DejaVu Sans" w:cs="DejaVu Sans"/>
          <w:kern w:val="0"/>
          <w:lang w:val="en-US" w:eastAsia="en-US" w:bidi="en-US"/>
        </w:rPr>
        <w:t xml:space="preserve">why are you testing all pair-wise differences? that decreases the strength of your tests and does not thus answer the key question on the control-treatment difference most efficiently; for instance control-weevil125 herbivore abundance tests would likely be significant if only pair-wise? </w:t>
      </w:r>
    </w:p>
  </w:comment>
  <w:comment w:id="22" w:author="Vojtech Novotny" w:date="2020-11-15T11:54:00Z" w:initials="VN">
    <w:p>
      <w:r>
        <w:rPr>
          <w:rFonts w:eastAsia="DejaVu Sans" w:cs="DejaVu Sans"/>
          <w:kern w:val="0"/>
          <w:lang w:val="en-US" w:eastAsia="en-US" w:bidi="en-US"/>
        </w:rPr>
        <w:t>we should not duplicate what is in the J Ecol paper, only refer to it in discussion</w:t>
      </w:r>
    </w:p>
  </w:comment>
  <w:comment w:id="23" w:author="Vojtech Novotny" w:date="2020-11-15T12:09:00Z" w:initials="VN">
    <w:p>
      <w:r>
        <w:rPr>
          <w:rFonts w:eastAsia="DejaVu Sans" w:cs="DejaVu Sans"/>
          <w:kern w:val="0"/>
          <w:lang w:val="en-US" w:eastAsia="en-US" w:bidi="en-US"/>
        </w:rPr>
        <w:t xml:space="preserve">the legend needs to describe the Y axis units – abundance, biomass and richness in individuals, grams and species per plot?  </w:t>
      </w:r>
    </w:p>
  </w:comment>
  <w:comment w:id="24" w:author="Vojtech Novotny" w:date="2020-11-15T12:14:00Z" w:initials="VN">
    <w:p>
      <w:r>
        <w:rPr>
          <w:rFonts w:eastAsia="DejaVu Sans" w:cs="DejaVu Sans"/>
          <w:kern w:val="0"/>
          <w:lang w:val="en-US" w:eastAsia="en-US" w:bidi="en-US"/>
        </w:rPr>
        <w:t>the real lack of top-down control and the unpredictability of succession in both control and changed conditions is the way to interpret this; the only trend that is consistent (and maybe significant in pair-wise comparisons with control rather than when all pairs are tested?) is weevils125 that seem to reduce everything</w:t>
      </w:r>
    </w:p>
  </w:comment>
  <w:comment w:id="25" w:author="Vojtech Novotny" w:date="2020-11-15T12:21:00Z" w:initials="VN">
    <w:p>
      <w:r>
        <w:rPr>
          <w:rFonts w:eastAsia="DejaVu Sans" w:cs="DejaVu Sans"/>
          <w:kern w:val="0"/>
          <w:lang w:val="en-US" w:eastAsia="en-US" w:bidi="en-US"/>
        </w:rPr>
        <w:t>for weevil25 and weevil125 tests it makes sense to test pair-wise with control, and with predator (common factor lack of vertebrate predators)</w:t>
      </w:r>
    </w:p>
  </w:comment>
  <w:comment w:id="26" w:author="Vojtech Novotny" w:date="2020-11-15T12:30:00Z" w:initials="VN">
    <w:p>
      <w:r>
        <w:rPr>
          <w:rFonts w:eastAsia="DejaVu Sans" w:cs="DejaVu Sans"/>
          <w:kern w:val="0"/>
          <w:lang w:val="en-US" w:eastAsia="en-US" w:bidi="en-US"/>
        </w:rPr>
        <w:t>I will need more explanation of this analysis when we discuss</w:t>
      </w:r>
    </w:p>
  </w:comment>
  <w:comment w:id="27" w:author="Vojtech Novotny" w:date="2020-11-15T12:28:00Z" w:initials="VN">
    <w:p>
      <w:r>
        <w:rPr>
          <w:rFonts w:eastAsia="DejaVu Sans" w:cs="DejaVu Sans"/>
          <w:kern w:val="0"/>
          <w:lang w:val="en-US" w:eastAsia="en-US" w:bidi="en-US"/>
        </w:rPr>
        <w:t>ok this looks good</w:t>
      </w:r>
    </w:p>
    <w:p>
      <w:r>
        <w:rPr>
          <w:rFonts w:eastAsia="DejaVu Sans" w:cs="DejaVu Sans"/>
          <w:kern w:val="0"/>
          <w:lang w:val="en-US" w:eastAsia="en-US" w:bidi="en-US"/>
        </w:rPr>
        <w:t>what about insecticide effect?</w:t>
      </w:r>
    </w:p>
  </w:comment>
  <w:comment w:id="28" w:author="Vojtech Novotny" w:date="2020-11-15T12:33:00Z" w:initials="VN">
    <w:p>
      <w:r>
        <w:rPr>
          <w:rFonts w:eastAsia="DejaVu Sans" w:cs="DejaVu Sans"/>
          <w:kern w:val="0"/>
          <w:lang w:val="en-US" w:eastAsia="en-US" w:bidi="en-US"/>
        </w:rPr>
        <w:t xml:space="preserve">I suppose this is response ratios for predator removal? </w:t>
      </w:r>
    </w:p>
  </w:comment>
  <w:comment w:id="29" w:author="Vojtech Novotny" w:date="2020-11-15T13:23:00Z" w:initials="VN">
    <w:p>
      <w:r>
        <w:rPr>
          <w:rFonts w:eastAsia="DejaVu Sans" w:cs="DejaVu Sans"/>
          <w:kern w:val="0"/>
          <w:lang w:val="en-US" w:eastAsia="en-US" w:bidi="en-US"/>
        </w:rPr>
        <w:t>agreed</w:t>
      </w:r>
    </w:p>
  </w:comment>
  <w:comment w:id="30" w:author="Vojtech Novotny" w:date="2020-11-15T13:25:00Z" w:initials="VN">
    <w:p>
      <w:r>
        <w:rPr>
          <w:rFonts w:eastAsia="DejaVu Sans" w:cs="DejaVu Sans"/>
          <w:kern w:val="0"/>
          <w:lang w:val="en-US" w:eastAsia="en-US" w:bidi="en-US"/>
        </w:rPr>
        <w:t>so these graphs show a general tendency for a coordinated response – either plants, herbivores and IP predators all respond negatively, or they all respond positively, and either they all respond a little or they all respond a lot, creating thus general positive trends in all these graphs</w:t>
      </w:r>
    </w:p>
    <w:p>
      <w:r>
        <w:rPr>
          <w:rFonts w:eastAsia="DejaVu Sans" w:cs="DejaVu Sans"/>
          <w:kern w:val="0"/>
          <w:lang w:val="en-US" w:eastAsia="en-US" w:bidi="en-US"/>
        </w:rPr>
      </w:r>
    </w:p>
    <w:p>
      <w:r>
        <w:rPr>
          <w:rFonts w:eastAsia="DejaVu Sans" w:cs="DejaVu Sans"/>
          <w:kern w:val="0"/>
          <w:lang w:val="en-US" w:eastAsia="en-US" w:bidi="en-US"/>
        </w:rPr>
        <w:t>further, the response can be either positive or negative in any of these groups</w:t>
      </w:r>
    </w:p>
    <w:p>
      <w:r>
        <w:rPr>
          <w:rFonts w:eastAsia="DejaVu Sans" w:cs="DejaVu Sans"/>
          <w:kern w:val="0"/>
          <w:lang w:val="en-US" w:eastAsia="en-US" w:bidi="en-US"/>
        </w:rPr>
      </w:r>
    </w:p>
    <w:p>
      <w:r>
        <w:rPr>
          <w:rFonts w:eastAsia="DejaVu Sans" w:cs="DejaVu Sans"/>
          <w:kern w:val="0"/>
          <w:lang w:val="en-US" w:eastAsia="en-US" w:bidi="en-US"/>
        </w:rPr>
        <w:t xml:space="preserve">this suggests to me that the treatment which is being measured – predators – does not have strong (or any) effect, and that some other underlying variability is jointly affecting the entire community </w:t>
      </w:r>
    </w:p>
  </w:comment>
  <w:comment w:id="31" w:author="Vojtech Novotny" w:date="2020-11-15T14:35:00Z" w:initials="VN">
    <w:p>
      <w:r>
        <w:rPr>
          <w:rFonts w:eastAsia="DejaVu Sans" w:cs="DejaVu Sans"/>
          <w:kern w:val="0"/>
          <w:lang w:val="en-US" w:eastAsia="en-US" w:bidi="en-US"/>
        </w:rPr>
        <w:t>where this comes from – I see herbivores vs predators graphs here?</w:t>
      </w:r>
    </w:p>
  </w:comment>
  <w:comment w:id="32" w:author="Vojtech Novotny" w:date="2020-11-15T14:36:00Z" w:initials="VN">
    <w:p>
      <w:r>
        <w:rPr>
          <w:rFonts w:eastAsia="DejaVu Sans" w:cs="DejaVu Sans"/>
          <w:kern w:val="0"/>
          <w:lang w:val="en-US" w:eastAsia="en-US" w:bidi="en-US"/>
        </w:rPr>
        <w:t xml:space="preserve">good point, needs to be indeed discussed </w:t>
      </w:r>
    </w:p>
  </w:comment>
  <w:comment w:id="33" w:author="Vojtech Novotny" w:date="2020-11-15T14:37:00Z" w:initials="VN">
    <w:p>
      <w:r>
        <w:rPr>
          <w:rFonts w:eastAsia="DejaVu Sans" w:cs="DejaVu Sans"/>
          <w:kern w:val="0"/>
          <w:lang w:val="en-US" w:eastAsia="en-US" w:bidi="en-US"/>
        </w:rPr>
        <w:t>nice, these are of interest also as such, as a community description</w:t>
      </w:r>
    </w:p>
  </w:comment>
  <w:comment w:id="34" w:author="Vojtech Novotny" w:date="2020-11-15T14:48:00Z" w:initials="VN">
    <w:p>
      <w:r>
        <w:rPr>
          <w:rFonts w:eastAsia="DejaVu Sans" w:cs="DejaVu Sans"/>
          <w:kern w:val="0"/>
          <w:lang w:val="en-US" w:eastAsia="en-US" w:bidi="en-US"/>
        </w:rPr>
        <w:t xml:space="preserve">even if it did then these correlations tend to be weak, and only slightly on negative side - 14 out of 21 </w:t>
      </w:r>
    </w:p>
  </w:comment>
  <w:comment w:id="35" w:author="Vojtech Novotny" w:date="2020-11-15T14:51:00Z" w:initials="VN">
    <w:p>
      <w:r>
        <w:rPr>
          <w:rFonts w:eastAsia="DejaVu Sans" w:cs="DejaVu Sans"/>
          <w:kern w:val="0"/>
          <w:lang w:val="en-US" w:eastAsia="en-US" w:bidi="en-US"/>
        </w:rPr>
        <w:t>I agree</w:t>
      </w:r>
    </w:p>
  </w:comment>
  <w:comment w:id="36" w:author="Vojtech Novotny" w:date="2020-11-15T14:54:00Z" w:initials="VN">
    <w:p>
      <w:r>
        <w:rPr>
          <w:rFonts w:eastAsia="DejaVu Sans" w:cs="DejaVu Sans"/>
          <w:kern w:val="0"/>
          <w:lang w:val="en-US" w:eastAsia="en-US" w:bidi="en-US"/>
        </w:rPr>
        <w:t xml:space="preserve">but the question remains to what extent Oribius changed these plant communities (by its feeding preferences) </w:t>
      </w:r>
    </w:p>
  </w:comment>
  <w:comment w:id="37" w:author="Vojtech Novotny" w:date="2020-11-15T14:56:00Z" w:initials="VN">
    <w:p>
      <w:r>
        <w:rPr>
          <w:rFonts w:eastAsia="DejaVu Sans" w:cs="DejaVu Sans"/>
          <w:kern w:val="0"/>
          <w:lang w:val="en-US" w:eastAsia="en-US" w:bidi="en-US"/>
        </w:rPr>
        <w:t xml:space="preserve">where is this result coming from? </w:t>
      </w:r>
    </w:p>
  </w:comment>
  <w:comment w:id="38" w:author="Vojtech Novotny" w:date="2020-11-15T14:57:00Z" w:initials="VN">
    <w:p>
      <w:r>
        <w:rPr>
          <w:rFonts w:eastAsia="DejaVu Sans" w:cs="DejaVu Sans"/>
          <w:kern w:val="0"/>
          <w:lang w:val="en-US" w:eastAsia="en-US" w:bidi="en-US"/>
        </w:rPr>
        <w:t>good result</w:t>
      </w:r>
    </w:p>
  </w:comment>
  <w:comment w:id="39" w:author="Vojtech Novotny" w:date="2020-11-15T15:04:00Z" w:initials="VN">
    <w:p>
      <w:r>
        <w:rPr>
          <w:rFonts w:eastAsia="DejaVu Sans" w:cs="DejaVu Sans"/>
          <w:kern w:val="0"/>
          <w:lang w:val="en-US" w:eastAsia="en-US" w:bidi="en-US"/>
        </w:rPr>
        <w:t>yes, that is very likely</w:t>
      </w:r>
    </w:p>
  </w:comment>
  <w:comment w:id="40" w:author="Vojtech Novotny" w:date="2020-11-15T14:58:00Z" w:initials="VN">
    <w:p>
      <w:r>
        <w:rPr>
          <w:rFonts w:eastAsia="DejaVu Sans" w:cs="DejaVu Sans"/>
          <w:kern w:val="0"/>
          <w:lang w:val="en-US" w:eastAsia="en-US" w:bidi="en-US"/>
        </w:rPr>
        <w:t>either random, or very efficient, rapid and predictable recolonization every time the insects are removed (which is less likely than the more random scenario)</w:t>
      </w:r>
    </w:p>
    <w:p>
      <w:r>
        <w:rPr>
          <w:rFonts w:eastAsia="DejaVu Sans" w:cs="DejaVu Sans"/>
          <w:kern w:val="0"/>
          <w:lang w:val="en-US" w:eastAsia="en-US" w:bidi="en-US"/>
        </w:rPr>
      </w:r>
    </w:p>
    <w:p>
      <w:r>
        <w:rPr>
          <w:rFonts w:eastAsia="DejaVu Sans" w:cs="DejaVu Sans"/>
          <w:kern w:val="0"/>
          <w:lang w:val="en-US" w:eastAsia="en-US" w:bidi="en-US"/>
        </w:rPr>
        <w:t xml:space="preserve">no difference – colonization has a random element everywhere, but remains also partly predictable – due to well designed host preferences in herbivores and the shared environment around each block that is the source of migration </w:t>
      </w:r>
    </w:p>
  </w:comment>
  <w:comment w:id="41" w:author="Vojtech Novotny" w:date="2020-11-15T19:40:00Z" w:initials="VN">
    <w:p>
      <w:r>
        <w:rPr>
          <w:rFonts w:eastAsia="DejaVu Sans" w:cs="DejaVu Sans"/>
          <w:kern w:val="0"/>
          <w:lang w:val="en-US" w:eastAsia="en-US" w:bidi="en-US"/>
        </w:rPr>
        <w:t>I need some explanation here, what is Y axis?</w:t>
      </w:r>
    </w:p>
  </w:comment>
  <w:comment w:id="42" w:author="Vojtech Novotny" w:date="2020-11-15T19:44:00Z" w:initials="VN">
    <w:p>
      <w:r>
        <w:rPr>
          <w:rFonts w:eastAsia="DejaVu Sans" w:cs="DejaVu Sans"/>
          <w:kern w:val="0"/>
          <w:lang w:val="en-US" w:eastAsia="en-US" w:bidi="en-US"/>
        </w:rPr>
        <w:t>good analysis, should be included</w:t>
      </w:r>
    </w:p>
  </w:comment>
  <w:comment w:id="43" w:author="Vojtech Novotny" w:date="2020-11-15T20:58:00Z" w:initials="VN">
    <w:p>
      <w:r>
        <w:rPr>
          <w:rFonts w:eastAsia="DejaVu Sans" w:cs="DejaVu Sans"/>
          <w:kern w:val="0"/>
          <w:lang w:val="en-US" w:eastAsia="en-US" w:bidi="en-US"/>
        </w:rPr>
        <w:t xml:space="preserve">good point. </w:t>
      </w:r>
    </w:p>
    <w:p>
      <w:r>
        <w:rPr>
          <w:rFonts w:eastAsia="DejaVu Sans" w:cs="DejaVu Sans"/>
          <w:kern w:val="0"/>
          <w:lang w:val="en-US" w:eastAsia="en-US" w:bidi="en-US"/>
        </w:rPr>
        <w:t>we should also describe differences (if any) in herbivore communities between insecticide and control plots – maybe I missed that but cannot see it so far</w:t>
      </w:r>
    </w:p>
  </w:comment>
  <w:comment w:id="44" w:author="Vojtech Novotny" w:date="2020-11-15T21:01:00Z" w:initials="VN">
    <w:p>
      <w:r>
        <w:rPr>
          <w:rFonts w:eastAsia="DejaVu Sans" w:cs="DejaVu Sans"/>
          <w:kern w:val="0"/>
          <w:lang w:val="en-US" w:eastAsia="en-US" w:bidi="en-US"/>
        </w:rPr>
        <w:t xml:space="preserve">why is this plot here – to me it is not terribly interesting as it may depend on the underlying distribution of plant abundance vs biomass per species – whichever has a higher variance is likely to also produce higher specialization of their herbivores (other things being equal) </w:t>
      </w:r>
    </w:p>
    <w:p>
      <w:r>
        <w:rPr>
          <w:rFonts w:eastAsia="DejaVu Sans" w:cs="DejaVu Sans"/>
          <w:kern w:val="0"/>
          <w:lang w:val="en-US" w:eastAsia="en-US" w:bidi="en-US"/>
        </w:rPr>
      </w:r>
    </w:p>
    <w:p>
      <w:r>
        <w:rPr>
          <w:rFonts w:eastAsia="DejaVu Sans" w:cs="DejaVu Sans"/>
          <w:kern w:val="0"/>
          <w:lang w:val="en-US" w:eastAsia="en-US" w:bidi="en-US"/>
        </w:rPr>
        <w:t xml:space="preserve">I would like to see comparisons of predator, weevil and insecticide effe3cts on PDI instead  </w:t>
      </w:r>
    </w:p>
  </w:comment>
  <w:comment w:id="45" w:author="Vojtech Novotny" w:date="2020-11-15T21:06:00Z" w:initials="VN">
    <w:p>
      <w:r>
        <w:rPr>
          <w:rFonts w:eastAsia="DejaVu Sans" w:cs="DejaVu Sans"/>
          <w:kern w:val="0"/>
          <w:lang w:val="en-US" w:eastAsia="en-US" w:bidi="en-US"/>
        </w:rPr>
        <w:t xml:space="preserve">OK so here is the PDI for weevils, what about predators and insecticide? </w:t>
      </w:r>
    </w:p>
    <w:p>
      <w:r>
        <w:rPr>
          <w:rFonts w:eastAsia="DejaVu Sans" w:cs="DejaVu Sans"/>
          <w:kern w:val="0"/>
          <w:lang w:val="en-US" w:eastAsia="en-US" w:bidi="en-US"/>
        </w:rPr>
      </w:r>
    </w:p>
    <w:p>
      <w:r>
        <w:rPr>
          <w:rFonts w:eastAsia="DejaVu Sans" w:cs="DejaVu Sans"/>
          <w:kern w:val="0"/>
          <w:lang w:val="en-US" w:eastAsia="en-US" w:bidi="en-US"/>
        </w:rPr>
        <w:t xml:space="preserve">for weevils one prediction may be that they will affect other generalists by excluding them (via smaller food supply) from part of their hosts that Oribius especially likes; for specialists they should not be affected, except perhaps the specialists on the plants that Oribius like and that may be completely eaten; so the overall prediction would be more effects on generalists than specialists, thus increasing overall specialization – which is not the case…  </w:t>
      </w:r>
    </w:p>
  </w:comment>
  <w:comment w:id="46" w:author="Vojtech Novotny" w:date="2020-11-15T21:48:00Z" w:initials="VN">
    <w:p>
      <w:r>
        <w:rPr>
          <w:rFonts w:eastAsia="DejaVu Sans" w:cs="DejaVu Sans"/>
          <w:kern w:val="0"/>
          <w:lang w:val="en-US" w:eastAsia="en-US" w:bidi="en-US"/>
        </w:rPr>
        <w:t xml:space="preserve">OK higher connectance may be related to smaller food web (since connectance is dependent on food web size)? Otherwise it is surprising since both generality and vulnerability is lower for weevils than controls </w:t>
      </w:r>
    </w:p>
  </w:comment>
  <w:comment w:id="47" w:author="Vojtech Novotny" w:date="2020-11-15T22:02:00Z" w:initials="VN">
    <w:p>
      <w:r>
        <w:rPr>
          <w:rFonts w:eastAsia="DejaVu Sans" w:cs="DejaVu Sans"/>
          <w:kern w:val="0"/>
          <w:lang w:val="en-US" w:eastAsia="en-US" w:bidi="en-US"/>
        </w:rPr>
        <w:t>I suppose nothing is significant even when tested for all orders together? it makes sense that generalists are more stable (likely to stay) than specialists, and there are some weak trends for this for lepi and homo but not strong enough</w:t>
      </w:r>
    </w:p>
  </w:comment>
  <w:comment w:id="48" w:author="Vojtech Novotny" w:date="2020-11-15T22:15:00Z" w:initials="VN">
    <w:p>
      <w:r>
        <w:rPr>
          <w:rFonts w:eastAsia="DejaVu Sans" w:cs="DejaVu Sans"/>
          <w:kern w:val="0"/>
          <w:lang w:val="en-US" w:eastAsia="en-US" w:bidi="en-US"/>
        </w:rPr>
        <w:t>so basically nothing is happening (1 significant is not enough) but good analysis, for the publication probably to combine all gardens to a single image</w:t>
      </w:r>
    </w:p>
  </w:comment>
  <w:comment w:id="49" w:author="Vojtech Novotny" w:date="2020-11-15T22:17:00Z" w:initials="VN">
    <w:p>
      <w:r>
        <w:rPr>
          <w:rFonts w:eastAsia="DejaVu Sans" w:cs="DejaVu Sans"/>
          <w:kern w:val="0"/>
          <w:lang w:val="en-US" w:eastAsia="en-US" w:bidi="en-US"/>
        </w:rPr>
        <w:t>overall, we could have a strong predictable story (no predators mean more IP predators as incomplete compensation, more herbivores, effect on plants), or a strong surprising (counter-intuitive) patterns, or – again surprising - no patterns at all (more or less, except high weevils), which is the case here. I think we should embrace it and present it as a solid result, and document it well (important so that it is not dismissed as poorly designed experiment) - rather than trying to cherry-pick some very specific significant results. We of course report all, but the main story here is that for the early succession at least, the manipulation of predators does not change the food webs</w:t>
      </w:r>
    </w:p>
  </w:comment>
  <w:comment w:id="50" w:author="Unknown Author" w:date="2020-05-04T10:27:00Z" w:initials="Unknown A">
    <w:p>
      <w:r>
        <w:rPr>
          <w:rFonts w:ascii="Times New Roman" w:hAnsi="Times New Roman" w:eastAsia="WenQuanYi Zen Hei Sharp" w:cs="Times New Roman"/>
          <w:bCs/>
          <w:iCs/>
          <w:kern w:val="0"/>
          <w:sz w:val="20"/>
          <w:lang w:val="en-US" w:eastAsia="en-US" w:bidi="en-US"/>
        </w:rPr>
        <w:t>[“few studies have investigated the strength of predator effects in the context of complex food webs rather than food chains based on a single plant species or a set of closely related plant species (Singer et al. 2012)”].</w:t>
      </w:r>
    </w:p>
  </w:comment>
  <w:comment w:id="51" w:author="Unknown Author" w:date="2020-05-04T10:27:00Z" w:initials="Unknown A">
    <w:p>
      <w:r>
        <w:rPr>
          <w:rFonts w:eastAsia="WenQuanYi Zen Hei Sharp" w:cs="Liberation Serif"/>
          <w:kern w:val="0"/>
          <w:sz w:val="20"/>
          <w:lang w:val="en-US" w:eastAsia="en-US" w:bidi="en-US"/>
        </w:rPr>
        <w:t>[</w:t>
      </w:r>
      <w:r>
        <w:rPr>
          <w:rFonts w:eastAsia="WenQuanYi Zen Hei Sharp" w:ascii="Times New Roman" w:hAnsi="Times New Roman" w:cs="Times New Roman"/>
          <w:b/>
          <w:bCs/>
          <w:i/>
          <w:iCs/>
          <w:kern w:val="0"/>
          <w:sz w:val="20"/>
          <w:lang w:val="en-US" w:eastAsia="en-US" w:bidi="en-US"/>
        </w:rPr>
        <w:t>The context of broader community can reveal patterns masked by compensatory dynamics??? - (Clark et al. 2016 multiple interaction…)].</w:t>
      </w:r>
    </w:p>
  </w:comment>
  <w:comment w:id="52" w:author="Vojtech Novotny" w:date="2020-11-15T22:32:00Z" w:initials="VN">
    <w:p>
      <w:r>
        <w:rPr>
          <w:rFonts w:eastAsia="DejaVu Sans" w:cs="DejaVu Sans"/>
          <w:kern w:val="0"/>
          <w:lang w:val="en-US" w:eastAsia="en-US" w:bidi="en-US"/>
        </w:rPr>
        <w:t>one way to explain the lack of effects of anything (except weevils125) is that if you have high variability to start with – among blocks and even individual plots, as may be the case with secondary succession dependent on dispersal, and initial conditions – and then high unpredictability of succession trajectory in time – because its long-term direction may depend on some minute differences in plant abundance in the early stages  that got magnified during vegetation development – then even important disturbances such as the lack of predators do not have a consistent effect, because replicates are not genuine replicates that would give similar results, they are just variable trajectories and the lack of predators may modify these trajectories but does not lead to consistent eg decrease in herbivores because these effects are different in magnitude and direction in each plot; only serious shock such as weevil125 can overcome these differences</w:t>
      </w:r>
    </w:p>
    <w:p>
      <w:r>
        <w:rPr>
          <w:rFonts w:eastAsia="DejaVu Sans" w:cs="DejaVu Sans"/>
          <w:kern w:val="0"/>
          <w:lang w:val="en-US" w:eastAsia="en-US" w:bidi="en-US"/>
        </w:rPr>
      </w:r>
    </w:p>
    <w:p>
      <w:r>
        <w:rPr>
          <w:rFonts w:eastAsia="DejaVu Sans" w:cs="DejaVu Sans"/>
          <w:kern w:val="0"/>
          <w:lang w:val="en-US" w:eastAsia="en-US" w:bidi="en-US"/>
        </w:rPr>
        <w:t xml:space="preserve">when this unpredictability is removed – such as when Katka used 2 branches or 2 neighboring small existing trees for control and predator exclusion – then this variability is removed and the communities work as expected. </w:t>
      </w:r>
    </w:p>
    <w:p>
      <w:r>
        <w:rPr>
          <w:rFonts w:eastAsia="DejaVu Sans" w:cs="DejaVu Sans"/>
          <w:kern w:val="0"/>
          <w:lang w:val="en-US" w:eastAsia="en-US" w:bidi="en-US"/>
        </w:rPr>
      </w:r>
    </w:p>
    <w:p>
      <w:r>
        <w:rPr>
          <w:rFonts w:eastAsia="DejaVu Sans" w:cs="DejaVu Sans"/>
          <w:kern w:val="0"/>
          <w:lang w:val="en-US" w:eastAsia="en-US" w:bidi="en-US"/>
        </w:rPr>
      </w:r>
    </w:p>
  </w:comment>
  <w:comment w:id="53" w:author="Vojtech Novotny" w:date="2020-11-15T22:31:00Z" w:initials="VN">
    <w:p>
      <w:r>
        <w:rPr>
          <w:rFonts w:eastAsia="DejaVu Sans" w:cs="DejaVu Sans"/>
          <w:kern w:val="0"/>
          <w:lang w:val="en-US" w:eastAsia="en-US" w:bidi="en-US"/>
        </w:rPr>
        <w:t xml:space="preserve">possibly due to wider range of biomass values </w:t>
      </w:r>
    </w:p>
  </w:comment>
  <w:comment w:id="54" w:author="Vojtech Novotny" w:date="2020-11-15T22:40:00Z" w:initials="VN">
    <w:p>
      <w:r>
        <w:rPr>
          <w:rFonts w:eastAsia="DejaVu Sans" w:cs="DejaVu Sans"/>
          <w:kern w:val="0"/>
          <w:lang w:val="en-US" w:eastAsia="en-US" w:bidi="en-US"/>
        </w:rPr>
        <w:t>yes, this may be the key</w:t>
      </w:r>
    </w:p>
  </w:comment>
  <w:comment w:id="55" w:author="Vojtech Novotny" w:date="2020-11-15T22:43:00Z" w:initials="VN">
    <w:p>
      <w:r>
        <w:rPr>
          <w:rFonts w:eastAsia="DejaVu Sans" w:cs="DejaVu Sans"/>
          <w:kern w:val="0"/>
          <w:lang w:val="en-US" w:eastAsia="en-US" w:bidi="en-US"/>
        </w:rPr>
        <w:t xml:space="preserve">why did you select the slopes of plant biomass vs invertebrate abundance, I am assuming using data on individual plants within each plot? </w:t>
      </w:r>
    </w:p>
    <w:p>
      <w:r>
        <w:rPr>
          <w:rFonts w:eastAsia="DejaVu Sans" w:cs="DejaVu Sans"/>
          <w:kern w:val="0"/>
          <w:lang w:val="en-US" w:eastAsia="en-US" w:bidi="en-US"/>
        </w:rPr>
      </w:r>
    </w:p>
    <w:p>
      <w:r>
        <w:rPr>
          <w:rFonts w:eastAsia="DejaVu Sans" w:cs="DejaVu Sans"/>
          <w:kern w:val="0"/>
          <w:lang w:val="en-US" w:eastAsia="en-US" w:bidi="en-US"/>
        </w:rPr>
        <w:t xml:space="preserve">I would assume proportional increase (constant density of invertebrates per biomass unit) and tested overall values for each plot – the same way you did that for all vegetation, just repeating on the individual common plants to see whether the treatments work on these common plant species? </w:t>
      </w:r>
    </w:p>
  </w:comment>
  <w:comment w:id="56" w:author="Vojtech Novotny" w:date="2020-11-15T23:02:00Z" w:initials="VN">
    <w:p>
      <w:r>
        <w:rPr>
          <w:rFonts w:eastAsia="DejaVu Sans" w:cs="DejaVu Sans"/>
          <w:kern w:val="0"/>
          <w:lang w:val="en-US" w:eastAsia="en-US" w:bidi="en-US"/>
        </w:rPr>
        <w:t>how do you measure quality?</w:t>
      </w:r>
    </w:p>
    <w:p>
      <w:r>
        <w:rPr>
          <w:rFonts w:eastAsia="DejaVu Sans" w:cs="DejaVu Sans"/>
          <w:kern w:val="0"/>
          <w:lang w:val="en-US" w:eastAsia="en-US" w:bidi="en-US"/>
        </w:rPr>
      </w:r>
    </w:p>
    <w:p>
      <w:r>
        <w:rPr>
          <w:rFonts w:eastAsia="DejaVu Sans" w:cs="DejaVu Sans"/>
          <w:kern w:val="0"/>
          <w:lang w:val="en-US" w:eastAsia="en-US" w:bidi="en-US"/>
        </w:rPr>
        <w:t xml:space="preserve">incidentally, I suppose you surveyed young and mature leaves separate in the plots, have you used that data for any analyses? </w:t>
      </w:r>
    </w:p>
  </w:comment>
  <w:comment w:id="57" w:author="Vojtech Novotny" w:date="2020-11-15T23:12:00Z" w:initials="VN">
    <w:p>
      <w:r>
        <w:rPr>
          <w:rFonts w:eastAsia="DejaVu Sans" w:cs="DejaVu Sans"/>
          <w:kern w:val="0"/>
          <w:lang w:val="en-US" w:eastAsia="en-US" w:bidi="en-US"/>
        </w:rPr>
        <w:t xml:space="preserve">if I understand this, then we are looking at herbivore species turnover between control and treatment plots that is between the same plant species (right) and different plant species (left). This is very strange result since we do know herbivores are mostly somewhat specialized so if we did this using feeding herbivores then turnover on conspecific plants would be much lower than heterospecific one. Partly theme could be the effect of different plant abundance in the conspecific comparison (big differences in abundance can cause high turnover because many species are mission in the plot where the plant is rare), but B-C index is less sensitive to this. This result suggests that with small sample sizes (experimental plots) and mobility of most insects there is a large noise component, sampling insects sitting on a given plant but not feeding on it. </w:t>
      </w:r>
    </w:p>
    <w:p>
      <w:r>
        <w:rPr>
          <w:rFonts w:eastAsia="DejaVu Sans" w:cs="DejaVu Sans"/>
          <w:kern w:val="0"/>
          <w:lang w:val="en-US" w:eastAsia="en-US" w:bidi="en-US"/>
        </w:rPr>
      </w:r>
    </w:p>
    <w:p>
      <w:r>
        <w:rPr>
          <w:rFonts w:eastAsia="DejaVu Sans" w:cs="DejaVu Sans"/>
          <w:kern w:val="0"/>
          <w:lang w:val="en-US" w:eastAsia="en-US" w:bidi="en-US"/>
        </w:rPr>
        <w:t xml:space="preserve">Normally herbivore community on a particular plant species tends to be fairly predictable when sampled with larger sample size and focused only on feeding herbivores – then there are a few dominant species, usually genus-specialists, that tend to repeat itself. We had samples from conspecific plant species 500 km apart that shared 70% of feeding herbivore species… </w:t>
      </w:r>
    </w:p>
    <w:p>
      <w:r>
        <w:rPr>
          <w:rFonts w:eastAsia="DejaVu Sans" w:cs="DejaVu Sans"/>
          <w:kern w:val="0"/>
          <w:lang w:val="en-US" w:eastAsia="en-US" w:bidi="en-US"/>
        </w:rPr>
      </w:r>
    </w:p>
    <w:p>
      <w:r>
        <w:rPr>
          <w:rFonts w:eastAsia="DejaVu Sans" w:cs="DejaVu Sans"/>
          <w:kern w:val="0"/>
          <w:lang w:val="en-US" w:eastAsia="en-US" w:bidi="en-US"/>
        </w:rPr>
        <w:t>The sampling of everything from plants (no feeding tests) and small sample size increases noise, but I am still surprised to what extent…</w:t>
      </w:r>
    </w:p>
    <w:p>
      <w:r>
        <w:rPr>
          <w:rFonts w:eastAsia="DejaVu Sans" w:cs="DejaVu Sans"/>
          <w:kern w:val="0"/>
          <w:lang w:val="en-US" w:eastAsia="en-US" w:bidi="en-US"/>
        </w:rPr>
        <w:t xml:space="preserve"> </w:t>
      </w:r>
    </w:p>
  </w:comment>
  <w:comment w:id="58" w:author="Vojtech Novotny" w:date="2020-11-15T23:25:00Z" w:initials="VN">
    <w:p>
      <w:r>
        <w:rPr>
          <w:rFonts w:eastAsia="DejaVu Sans" w:cs="DejaVu Sans"/>
          <w:kern w:val="0"/>
          <w:lang w:val="en-US" w:eastAsia="en-US" w:bidi="en-US"/>
        </w:rPr>
        <w:t>good analysis</w:t>
      </w:r>
    </w:p>
    <w:p>
      <w:r>
        <w:rPr>
          <w:rFonts w:eastAsia="DejaVu Sans" w:cs="DejaVu Sans"/>
          <w:kern w:val="0"/>
          <w:lang w:val="en-US" w:eastAsia="en-US" w:bidi="en-US"/>
        </w:rPr>
        <w:t>I suppose the PDI also respond to vegetation changes so higher specialization in insecticide plots may be due to lowed diversity of vegetation there?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Segoe UI">
    <w:charset w:val="01"/>
    <w:family w:val="roman"/>
    <w:pitch w:val="variable"/>
  </w:font>
  <w:font w:name="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DejaVu Sans Mono">
    <w:charset w:val="01"/>
    <w:family w:val="roman"/>
    <w:pitch w:val="variable"/>
  </w:font>
</w:fonts>
</file>

<file path=word/settings.xml><?xml version="1.0" encoding="utf-8"?>
<w:settings xmlns:w="http://schemas.openxmlformats.org/wordprocessingml/2006/main">
  <w:view w:val="web"/>
  <w:zoom w:percent="110"/>
  <w:defaultTabStop w:val="72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Heading1">
    <w:name w:val="Heading 1"/>
    <w:basedOn w:val="Normal"/>
    <w:next w:val="Textbody1"/>
    <w:uiPriority w:val="9"/>
    <w:qFormat/>
    <w:pPr>
      <w:keepNext w:val="true"/>
      <w:keepLines/>
      <w:widowControl w:val="false"/>
      <w:bidi w:val="0"/>
      <w:spacing w:before="480" w:after="0"/>
      <w:jc w:val="left"/>
      <w:outlineLvl w:val="0"/>
    </w:pPr>
    <w:rPr>
      <w:rFonts w:ascii="Calibri" w:hAnsi="Calibri" w:eastAsia="Noto Serif CJK SC" w:cs="Lohit Devanagari"/>
      <w:b/>
      <w:bCs/>
      <w:color w:val="345A8A"/>
      <w:kern w:val="2"/>
      <w:sz w:val="32"/>
      <w:szCs w:val="32"/>
      <w:lang w:val="en-US" w:eastAsia="zh-CN" w:bidi="hi-IN"/>
    </w:rPr>
  </w:style>
  <w:style w:type="paragraph" w:styleId="Heading2">
    <w:name w:val="Heading 2"/>
    <w:basedOn w:val="Heading"/>
    <w:next w:val="Textbody1"/>
    <w:uiPriority w:val="9"/>
    <w:semiHidden/>
    <w:unhideWhenUsed/>
    <w:qFormat/>
    <w:pPr>
      <w:spacing w:before="200" w:after="120"/>
      <w:outlineLvl w:val="1"/>
    </w:pPr>
    <w:rPr>
      <w:rFonts w:ascii="Liberation Serif" w:hAnsi="Liberation Serif" w:eastAsia="Noto Serif CJK SC"/>
      <w:b/>
      <w:bCs/>
      <w:sz w:val="36"/>
      <w:szCs w:val="36"/>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Bullets" w:customStyle="1">
    <w:name w:val="Bullets"/>
    <w:qFormat/>
    <w:rPr>
      <w:rFonts w:ascii="OpenSymbol, 'Arial Unicode MS'" w:hAnsi="OpenSymbol, 'Arial Unicode MS'" w:eastAsia="OpenSymbol, 'Arial Unicode MS'" w:cs="OpenSymbol, 'Arial Unicode MS'"/>
    </w:rPr>
  </w:style>
  <w:style w:type="character" w:styleId="Internetlink" w:customStyle="1">
    <w:name w:val="Internet link"/>
    <w:qFormat/>
    <w:rPr>
      <w:color w:val="000080"/>
      <w:u w:val="single"/>
    </w:rPr>
  </w:style>
  <w:style w:type="character" w:styleId="CommentTextChar" w:customStyle="1">
    <w:name w:val="Comment Text Char"/>
    <w:basedOn w:val="DefaultParagraphFont"/>
    <w:link w:val="CommentText"/>
    <w:uiPriority w:val="99"/>
    <w:semiHidden/>
    <w:qFormat/>
    <w:rPr>
      <w:rFonts w:cs="Mangal"/>
      <w:sz w:val="20"/>
      <w:szCs w:val="18"/>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cd6c67"/>
    <w:rPr>
      <w:rFonts w:ascii="Segoe UI" w:hAnsi="Segoe UI" w:cs="Mangal"/>
      <w:sz w:val="18"/>
      <w:szCs w:val="16"/>
    </w:rPr>
  </w:style>
  <w:style w:type="character" w:styleId="CommentSubjectChar" w:customStyle="1">
    <w:name w:val="Comment Subject Char"/>
    <w:basedOn w:val="CommentTextChar"/>
    <w:link w:val="CommentSubject"/>
    <w:uiPriority w:val="99"/>
    <w:semiHidden/>
    <w:qFormat/>
    <w:rsid w:val="00cd6c67"/>
    <w:rPr>
      <w:rFonts w:cs="Mangal"/>
      <w:b/>
      <w:bCs/>
      <w:sz w:val="20"/>
      <w:szCs w:val="18"/>
    </w:rPr>
  </w:style>
  <w:style w:type="character" w:styleId="ListLabel1">
    <w:name w:val="ListLabel 1"/>
    <w:qFormat/>
    <w:rPr/>
  </w:style>
  <w:style w:type="character" w:styleId="InternetLink1">
    <w:name w:val="Internet Link"/>
    <w:rPr>
      <w:color w:val="000080"/>
      <w:u w:val="single"/>
      <w:lang w:val="zxx" w:eastAsia="zxx" w:bidi="zxx"/>
    </w:rPr>
  </w:style>
  <w:style w:type="character" w:styleId="ListLabel2">
    <w:name w:val="ListLabel 2"/>
    <w:qFormat/>
    <w:rPr>
      <w:rFonts w:ascii="Times New Roman" w:hAnsi="Times New Roman" w:cs="Times New Roman"/>
      <w:b/>
      <w:bCs/>
      <w:i/>
      <w:iCs/>
    </w:rPr>
  </w:style>
  <w:style w:type="character" w:styleId="ListLabel3">
    <w:name w:val="ListLabel 3"/>
    <w:qFormat/>
    <w:rPr>
      <w:i/>
      <w:iCs/>
    </w:rPr>
  </w:style>
  <w:style w:type="character" w:styleId="ListLabel4">
    <w:name w:val="ListLabel 4"/>
    <w:qFormat/>
    <w:rPr>
      <w:rFonts w:ascii="Times New Roman" w:hAnsi="Times New Roman" w:cs="Times New Roman"/>
    </w:rPr>
  </w:style>
  <w:style w:type="character" w:styleId="ListLabel5">
    <w:name w:val="ListLabel 5"/>
    <w:qFormat/>
    <w:rPr/>
  </w:style>
  <w:style w:type="character" w:styleId="ListLabel6">
    <w:name w:val="ListLabel 6"/>
    <w:qFormat/>
    <w:rPr>
      <w:rFonts w:ascii="Times New Roman" w:hAnsi="Times New Roman" w:cs="Times New Roman"/>
      <w:b/>
      <w:bCs/>
      <w:i/>
      <w:iCs/>
    </w:rPr>
  </w:style>
  <w:style w:type="character" w:styleId="ListLabel7">
    <w:name w:val="ListLabel 7"/>
    <w:qFormat/>
    <w:rPr>
      <w:i/>
      <w:iCs/>
    </w:rPr>
  </w:style>
  <w:style w:type="character" w:styleId="ListLabel8">
    <w:name w:val="ListLabel 8"/>
    <w:qFormat/>
    <w:rPr>
      <w:rFonts w:ascii="Times New Roman" w:hAnsi="Times New Roman" w:cs="Times New Roman"/>
    </w:rPr>
  </w:style>
  <w:style w:type="character" w:styleId="ListLabel9">
    <w:name w:val="ListLabel 9"/>
    <w:qFormat/>
    <w:rPr/>
  </w:style>
  <w:style w:type="character" w:styleId="ListLabel10">
    <w:name w:val="ListLabel 10"/>
    <w:qFormat/>
    <w:rPr>
      <w:rFonts w:ascii="Times New Roman" w:hAnsi="Times New Roman" w:cs="Times New Roman"/>
      <w:b/>
      <w:bCs/>
      <w:i/>
      <w:iCs/>
    </w:rPr>
  </w:style>
  <w:style w:type="character" w:styleId="ListLabel11">
    <w:name w:val="ListLabel 11"/>
    <w:qFormat/>
    <w:rPr>
      <w:i/>
      <w:iCs/>
    </w:rPr>
  </w:style>
  <w:style w:type="character" w:styleId="ListLabel12">
    <w:name w:val="ListLabel 12"/>
    <w:qFormat/>
    <w:rPr>
      <w:rFonts w:ascii="Times New Roman" w:hAnsi="Times New Roman" w:cs="Times New Roman"/>
    </w:rPr>
  </w:style>
  <w:style w:type="character" w:styleId="ListLabel13">
    <w:name w:val="ListLabel 13"/>
    <w:qFormat/>
    <w:rPr/>
  </w:style>
  <w:style w:type="character" w:styleId="ListLabel14">
    <w:name w:val="ListLabel 14"/>
    <w:qFormat/>
    <w:rPr>
      <w:rFonts w:ascii="Times New Roman" w:hAnsi="Times New Roman" w:cs="Times New Roman"/>
      <w:b/>
      <w:bCs/>
      <w:i/>
      <w:iCs/>
    </w:rPr>
  </w:style>
  <w:style w:type="character" w:styleId="ListLabel15">
    <w:name w:val="ListLabel 15"/>
    <w:qFormat/>
    <w:rPr>
      <w:i/>
      <w:iCs/>
    </w:rPr>
  </w:style>
  <w:style w:type="character" w:styleId="ListLabel16">
    <w:name w:val="ListLabel 16"/>
    <w:qFormat/>
    <w:rPr>
      <w:rFonts w:ascii="Times New Roman" w:hAnsi="Times New Roman" w:cs="Times New Roman"/>
    </w:rPr>
  </w:style>
  <w:style w:type="paragraph" w:styleId="Heading" w:customStyle="1">
    <w:name w:val="Heading"/>
    <w:basedOn w:val="Normal"/>
    <w:next w:val="Textbody1"/>
    <w:qFormat/>
    <w:pPr>
      <w:keepNext w:val="true"/>
      <w:widowControl w:val="false"/>
      <w:bidi w:val="0"/>
      <w:spacing w:before="240" w:after="120"/>
      <w:jc w:val="left"/>
    </w:pPr>
    <w:rPr>
      <w:rFonts w:ascii="Liberation Sans" w:hAnsi="Liberation Sans" w:eastAsia="Noto Serif CJK SC" w:cs="Lohit Devanagari"/>
      <w:color w:val="auto"/>
      <w:kern w:val="2"/>
      <w:sz w:val="28"/>
      <w:szCs w:val="28"/>
      <w:lang w:val="en-US" w:eastAsia="zh-CN" w:bidi="hi-IN"/>
    </w:rPr>
  </w:style>
  <w:style w:type="paragraph" w:styleId="TextBody">
    <w:name w:val="Body Text"/>
    <w:basedOn w:val="Normal"/>
    <w:pPr>
      <w:spacing w:lineRule="auto" w:line="276" w:before="0" w:after="140"/>
    </w:pPr>
    <w:rPr/>
  </w:style>
  <w:style w:type="paragraph" w:styleId="List">
    <w:name w:val="List"/>
    <w:basedOn w:val="Normal"/>
    <w:pPr>
      <w:widowControl w:val="false"/>
      <w:bidi w:val="0"/>
      <w:jc w:val="left"/>
    </w:pPr>
    <w:rPr>
      <w:rFonts w:ascii="Liberation Serif" w:hAnsi="Liberation Serif" w:eastAsia="Noto Serif CJK SC" w:cs="Lohit Devanagari"/>
      <w:color w:val="auto"/>
      <w:kern w:val="2"/>
      <w:sz w:val="24"/>
      <w:szCs w:val="24"/>
      <w:lang w:val="en-US" w:eastAsia="zh-CN" w:bidi="hi-IN"/>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widowControl w:val="false"/>
      <w:suppressLineNumbers/>
      <w:bidi w:val="0"/>
      <w:jc w:val="left"/>
    </w:pPr>
    <w:rPr>
      <w:rFonts w:ascii="Liberation Serif" w:hAnsi="Liberation Serif" w:eastAsia="Noto Serif CJK SC" w:cs="Lohit Devanagari"/>
      <w:color w:val="auto"/>
      <w:kern w:val="2"/>
      <w:sz w:val="24"/>
      <w:szCs w:val="24"/>
      <w:lang w:val="en-US" w:eastAsia="zh-CN" w:bidi="hi-IN"/>
    </w:rPr>
  </w:style>
  <w:style w:type="paragraph" w:styleId="Standard" w:customStyle="1">
    <w:name w:val="Standard"/>
    <w:qFormat/>
    <w:pPr>
      <w:widowControl/>
      <w:bidi w:val="0"/>
      <w:jc w:val="left"/>
    </w:pPr>
    <w:rPr>
      <w:rFonts w:ascii="Liberation Serif" w:hAnsi="Liberation Serif" w:eastAsia="WenQuanYi Zen Hei Sharp" w:cs="Lohit Devanagari"/>
      <w:color w:val="auto"/>
      <w:kern w:val="2"/>
      <w:sz w:val="24"/>
      <w:szCs w:val="24"/>
      <w:lang w:val="en-US" w:eastAsia="zh-CN" w:bidi="hi-IN"/>
    </w:rPr>
  </w:style>
  <w:style w:type="paragraph" w:styleId="Textbody1" w:customStyle="1">
    <w:name w:val="Text body"/>
    <w:basedOn w:val="Standard"/>
    <w:qFormat/>
    <w:pPr>
      <w:spacing w:lineRule="auto" w:line="288" w:before="0" w:after="140"/>
    </w:pPr>
    <w:rPr/>
  </w:style>
  <w:style w:type="paragraph" w:styleId="Caption1">
    <w:name w:val="caption"/>
    <w:basedOn w:val="Standard"/>
    <w:qFormat/>
    <w:pPr>
      <w:suppressLineNumbers/>
      <w:spacing w:before="120" w:after="120"/>
    </w:pPr>
    <w:rPr>
      <w:i/>
      <w:iCs/>
    </w:rPr>
  </w:style>
  <w:style w:type="paragraph" w:styleId="FirstParagraph" w:customStyle="1">
    <w:name w:val="First Paragraph"/>
    <w:basedOn w:val="Textbody1"/>
    <w:next w:val="Textbody1"/>
    <w:qFormat/>
    <w:pPr/>
    <w:rPr/>
  </w:style>
  <w:style w:type="paragraph" w:styleId="Compact" w:customStyle="1">
    <w:name w:val="Compact"/>
    <w:basedOn w:val="Textbody1"/>
    <w:qFormat/>
    <w:pPr>
      <w:spacing w:before="36" w:after="36"/>
    </w:pPr>
    <w:rPr/>
  </w:style>
  <w:style w:type="paragraph" w:styleId="PreformattedText" w:customStyle="1">
    <w:name w:val="Preformatted Text"/>
    <w:basedOn w:val="Standard"/>
    <w:qFormat/>
    <w:pPr/>
    <w:rPr>
      <w:rFonts w:ascii="Liberation Mono" w:hAnsi="Liberation Mono" w:eastAsia="Liberation Mono" w:cs="Liberation Mono"/>
      <w:sz w:val="20"/>
      <w:szCs w:val="20"/>
    </w:rPr>
  </w:style>
  <w:style w:type="paragraph" w:styleId="Figure" w:customStyle="1">
    <w:name w:val="Figure"/>
    <w:basedOn w:val="Caption1"/>
    <w:qFormat/>
    <w:pPr/>
    <w:rPr/>
  </w:style>
  <w:style w:type="paragraph" w:styleId="FrameContents" w:customStyle="1">
    <w:name w:val="Frame Contents"/>
    <w:basedOn w:val="Standard"/>
    <w:qFormat/>
    <w:pPr/>
    <w:rPr/>
  </w:style>
  <w:style w:type="paragraph" w:styleId="Annotationtext">
    <w:name w:val="annotation text"/>
    <w:basedOn w:val="Normal"/>
    <w:link w:val="CommentTextChar"/>
    <w:uiPriority w:val="99"/>
    <w:semiHidden/>
    <w:unhideWhenUsed/>
    <w:qFormat/>
    <w:pPr/>
    <w:rPr>
      <w:rFonts w:cs="Mangal"/>
      <w:sz w:val="20"/>
      <w:szCs w:val="18"/>
    </w:rPr>
  </w:style>
  <w:style w:type="paragraph" w:styleId="BalloonText">
    <w:name w:val="Balloon Text"/>
    <w:basedOn w:val="Normal"/>
    <w:link w:val="BalloonTextChar"/>
    <w:uiPriority w:val="99"/>
    <w:semiHidden/>
    <w:unhideWhenUsed/>
    <w:qFormat/>
    <w:rsid w:val="00cd6c67"/>
    <w:pPr/>
    <w:rPr>
      <w:rFonts w:ascii="Segoe UI" w:hAnsi="Segoe UI" w:cs="Mangal"/>
      <w:sz w:val="18"/>
      <w:szCs w:val="16"/>
    </w:rPr>
  </w:style>
  <w:style w:type="paragraph" w:styleId="Annotationsubject">
    <w:name w:val="annotation subject"/>
    <w:basedOn w:val="Annotationtext"/>
    <w:next w:val="Annotationtext"/>
    <w:link w:val="CommentSubjectChar"/>
    <w:uiPriority w:val="99"/>
    <w:semiHidden/>
    <w:unhideWhenUsed/>
    <w:qFormat/>
    <w:rsid w:val="00cd6c67"/>
    <w:pPr/>
    <w:rPr>
      <w:b/>
      <w:bCs/>
    </w:rPr>
  </w:style>
  <w:style w:type="numbering" w:styleId="NoList" w:default="1">
    <w:name w:val="No List"/>
    <w:uiPriority w:val="99"/>
    <w:semiHidden/>
    <w:unhideWhenUsed/>
    <w:qFormat/>
  </w:style>
  <w:style w:type="numbering" w:styleId="WW8Num1" w:customStyle="1">
    <w:name w:val="WW8Num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pnas.org/content/vol0/issue2010/images/data/1001934107/DCSupplemental/st06.doc" TargetMode="External"/><Relationship Id="rId3" Type="http://schemas.openxmlformats.org/officeDocument/2006/relationships/image" Target="media/image1.png"/><Relationship Id="rId4" Type="http://schemas.openxmlformats.org/officeDocument/2006/relationships/hyperlink" Target="https://rdrr.io/cran/BiodiversityR/man/multiconstrained.html"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hyperlink" Target="http://www.zo.utexas.edu/courses/bio373/chapters/Chapter18/Chapter18.html" TargetMode="External"/><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comments" Target="comments.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6A52B-755E-465A-96EF-485170AC99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Application>LibreOffice/6.1.6.3$Linux_X86_64 LibreOffice_project/10$Build-3</Application>
  <Pages>1</Pages>
  <Words>8100</Words>
  <Characters>45986</Characters>
  <CharactersWithSpaces>54106</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2020-11-13T16:16:00Z</dcterms:created>
  <dc:creator>Vojtech Novotny</dc:creator>
  <dc:description/>
  <dc:language>en-US</dc:language>
  <cp:lastModifiedBy/>
  <cp:lastPrinted>2020-05-14T15:47:00Z</cp:lastPrinted>
  <dcterms:modified xsi:type="dcterms:W3CDTF">2020-11-19T11:42:55Z</dcterms:modified>
  <cp:revision>24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zotero-version="5.0.91"&gt;&lt;session id="NU1FND2y"/&gt;&lt;style id="http://www.zotero.org/styles/journal-of-ecology" hasBibliography="1" bibliographyStyleHasBeenSet="0"/&gt;&lt;prefs&gt;&lt;pref name="fieldType" value="ReferenceMark"/&gt;&lt;pref name="automa</vt:lpwstr>
  </property>
  <property fmtid="{D5CDD505-2E9C-101B-9397-08002B2CF9AE}" pid="9" name="ZOTERO_PREF_2">
    <vt:lpwstr>ticJournalAbbreviations" value="true"/&gt;&lt;/prefs&gt;&lt;/data&gt;</vt:lpwstr>
  </property>
</Properties>
</file>